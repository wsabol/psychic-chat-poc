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2957" w14:textId="125A70FE" w:rsidR="00637087" w:rsidRPr="00637087" w:rsidRDefault="00637087" w:rsidP="00637087">
      <w:pPr>
        <w:pStyle w:val="PlainText"/>
        <w:rPr>
          <w:rFonts w:ascii="Courier New" w:hAnsi="Courier New" w:cs="Courier New"/>
        </w:rPr>
      </w:pPr>
      <w:r w:rsidRPr="00637087">
        <w:rPr>
          <w:rFonts w:ascii="Courier New" w:hAnsi="Courier New" w:cs="Courier New"/>
        </w:rPr>
        <w:t># Terms of Service</w:t>
      </w:r>
    </w:p>
    <w:p w14:paraId="3197E884" w14:textId="77777777" w:rsidR="00637087" w:rsidRPr="00637087" w:rsidRDefault="00637087" w:rsidP="00637087">
      <w:pPr>
        <w:pStyle w:val="PlainText"/>
        <w:rPr>
          <w:rFonts w:ascii="Courier New" w:hAnsi="Courier New" w:cs="Courier New"/>
        </w:rPr>
      </w:pPr>
    </w:p>
    <w:p w14:paraId="2BBFD7D0" w14:textId="2EC61628" w:rsidR="00637087" w:rsidRPr="00637087" w:rsidRDefault="00637087" w:rsidP="00637087">
      <w:pPr>
        <w:pStyle w:val="PlainText"/>
        <w:rPr>
          <w:rFonts w:ascii="Courier New" w:hAnsi="Courier New" w:cs="Courier New"/>
        </w:rPr>
      </w:pPr>
      <w:r w:rsidRPr="00637087">
        <w:rPr>
          <w:rFonts w:ascii="Courier New" w:hAnsi="Courier New" w:cs="Courier New"/>
        </w:rPr>
        <w:t xml:space="preserve">**Effective Date**: </w:t>
      </w:r>
      <w:del w:id="0" w:author="Author" w:date="2026-01-23T09:53:00Z" w16du:dateUtc="2026-01-23T15:53:00Z">
        <w:r w:rsidR="00710F67" w:rsidRPr="00710F67">
          <w:rPr>
            <w:rFonts w:ascii="Courier New" w:hAnsi="Courier New" w:cs="Courier New"/>
          </w:rPr>
          <w:delText>November 24, 2025</w:delText>
        </w:r>
      </w:del>
      <w:ins w:id="1" w:author="Author" w:date="2026-01-23T09:53:00Z" w16du:dateUtc="2026-01-23T15:53:00Z">
        <w:r w:rsidRPr="00637087">
          <w:rPr>
            <w:rFonts w:ascii="Courier New" w:hAnsi="Courier New" w:cs="Courier New"/>
          </w:rPr>
          <w:t>January 1, 2026</w:t>
        </w:r>
      </w:ins>
      <w:r w:rsidRPr="00637087">
        <w:rPr>
          <w:rFonts w:ascii="Courier New" w:hAnsi="Courier New" w:cs="Courier New"/>
        </w:rPr>
        <w:t xml:space="preserve">  </w:t>
      </w:r>
    </w:p>
    <w:p w14:paraId="79C70174" w14:textId="004CCAE9" w:rsidR="00637087" w:rsidRPr="00637087" w:rsidRDefault="00637087" w:rsidP="00637087">
      <w:pPr>
        <w:pStyle w:val="PlainText"/>
        <w:rPr>
          <w:rFonts w:ascii="Courier New" w:hAnsi="Courier New" w:cs="Courier New"/>
        </w:rPr>
      </w:pPr>
      <w:r w:rsidRPr="00637087">
        <w:rPr>
          <w:rFonts w:ascii="Courier New" w:hAnsi="Courier New" w:cs="Courier New"/>
        </w:rPr>
        <w:t xml:space="preserve">**Last Updated**: </w:t>
      </w:r>
      <w:del w:id="2" w:author="Author" w:date="2026-01-23T09:53:00Z" w16du:dateUtc="2026-01-23T15:53:00Z">
        <w:r w:rsidR="00710F67" w:rsidRPr="00710F67">
          <w:rPr>
            <w:rFonts w:ascii="Courier New" w:hAnsi="Courier New" w:cs="Courier New"/>
          </w:rPr>
          <w:delText>November 24, 2025</w:delText>
        </w:r>
      </w:del>
      <w:ins w:id="3" w:author="Author" w:date="2026-01-23T09:53:00Z" w16du:dateUtc="2026-01-23T15:53:00Z">
        <w:r w:rsidRPr="00637087">
          <w:rPr>
            <w:rFonts w:ascii="Courier New" w:hAnsi="Courier New" w:cs="Courier New"/>
          </w:rPr>
          <w:t>January 1, 2026</w:t>
        </w:r>
      </w:ins>
    </w:p>
    <w:p w14:paraId="628FB680" w14:textId="77777777" w:rsidR="00637087" w:rsidRPr="00637087" w:rsidRDefault="00637087" w:rsidP="00637087">
      <w:pPr>
        <w:pStyle w:val="PlainText"/>
        <w:rPr>
          <w:rFonts w:ascii="Courier New" w:hAnsi="Courier New" w:cs="Courier New"/>
        </w:rPr>
      </w:pPr>
    </w:p>
    <w:p w14:paraId="3E5933FA"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7F2BD1BD" w14:textId="77777777" w:rsidR="00637087" w:rsidRPr="00637087" w:rsidRDefault="00637087" w:rsidP="00637087">
      <w:pPr>
        <w:pStyle w:val="PlainText"/>
        <w:rPr>
          <w:rFonts w:ascii="Courier New" w:hAnsi="Courier New" w:cs="Courier New"/>
        </w:rPr>
      </w:pPr>
    </w:p>
    <w:p w14:paraId="4F1A2A48"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1. Acceptance of Terms</w:t>
      </w:r>
    </w:p>
    <w:p w14:paraId="39D4F847" w14:textId="77777777" w:rsidR="00637087" w:rsidRPr="00637087" w:rsidRDefault="00637087" w:rsidP="00637087">
      <w:pPr>
        <w:pStyle w:val="PlainText"/>
        <w:rPr>
          <w:rFonts w:ascii="Courier New" w:hAnsi="Courier New" w:cs="Courier New"/>
        </w:rPr>
      </w:pPr>
    </w:p>
    <w:p w14:paraId="3A4599C1" w14:textId="38B6BAF8" w:rsidR="00637087" w:rsidRPr="00637087" w:rsidRDefault="00637087" w:rsidP="00637087">
      <w:pPr>
        <w:pStyle w:val="PlainText"/>
        <w:rPr>
          <w:rFonts w:ascii="Courier New" w:hAnsi="Courier New" w:cs="Courier New"/>
        </w:rPr>
      </w:pPr>
      <w:r w:rsidRPr="00637087">
        <w:rPr>
          <w:rFonts w:ascii="Courier New" w:hAnsi="Courier New" w:cs="Courier New"/>
        </w:rPr>
        <w:t xml:space="preserve">By accessing and using </w:t>
      </w:r>
      <w:del w:id="4" w:author="Author" w:date="2026-01-23T09:53:00Z" w16du:dateUtc="2026-01-23T15:53:00Z">
        <w:r w:rsidR="00710F67" w:rsidRPr="00710F67">
          <w:rPr>
            <w:rFonts w:ascii="Courier New" w:hAnsi="Courier New" w:cs="Courier New"/>
          </w:rPr>
          <w:delText>this</w:delText>
        </w:r>
      </w:del>
      <w:ins w:id="5" w:author="Author" w:date="2026-01-23T09:53:00Z" w16du:dateUtc="2026-01-23T15:53:00Z">
        <w:r w:rsidRPr="00637087">
          <w:rPr>
            <w:rFonts w:ascii="Courier New" w:hAnsi="Courier New" w:cs="Courier New"/>
          </w:rPr>
          <w:t>the</w:t>
        </w:r>
      </w:ins>
      <w:r w:rsidRPr="00637087">
        <w:rPr>
          <w:rFonts w:ascii="Courier New" w:hAnsi="Courier New" w:cs="Courier New"/>
        </w:rPr>
        <w:t xml:space="preserve"> Psychic Chat application </w:t>
      </w:r>
      <w:ins w:id="6" w:author="Author" w:date="2026-01-23T09:53:00Z" w16du:dateUtc="2026-01-23T15:53:00Z">
        <w:r w:rsidRPr="00637087">
          <w:rPr>
            <w:rFonts w:ascii="Courier New" w:hAnsi="Courier New" w:cs="Courier New"/>
          </w:rPr>
          <w:t xml:space="preserve">and related services </w:t>
        </w:r>
      </w:ins>
      <w:r w:rsidRPr="00637087">
        <w:rPr>
          <w:rFonts w:ascii="Courier New" w:hAnsi="Courier New" w:cs="Courier New"/>
        </w:rPr>
        <w:t>("Service</w:t>
      </w:r>
      <w:ins w:id="7" w:author="Author" w:date="2026-01-23T09:53:00Z" w16du:dateUtc="2026-01-23T15:53:00Z">
        <w:r w:rsidRPr="00637087">
          <w:rPr>
            <w:rFonts w:ascii="Courier New" w:hAnsi="Courier New" w:cs="Courier New"/>
          </w:rPr>
          <w:t>" or "App</w:t>
        </w:r>
      </w:ins>
      <w:r w:rsidRPr="00637087">
        <w:rPr>
          <w:rFonts w:ascii="Courier New" w:hAnsi="Courier New" w:cs="Courier New"/>
        </w:rPr>
        <w:t xml:space="preserve">"), you accept and agree to be bound by the terms and </w:t>
      </w:r>
      <w:del w:id="8" w:author="Author" w:date="2026-01-23T09:53:00Z" w16du:dateUtc="2026-01-23T15:53:00Z">
        <w:r w:rsidR="00710F67" w:rsidRPr="00710F67">
          <w:rPr>
            <w:rFonts w:ascii="Courier New" w:hAnsi="Courier New" w:cs="Courier New"/>
          </w:rPr>
          <w:delText>provision</w:delText>
        </w:r>
      </w:del>
      <w:ins w:id="9" w:author="Author" w:date="2026-01-23T09:53:00Z" w16du:dateUtc="2026-01-23T15:53:00Z">
        <w:r w:rsidRPr="00637087">
          <w:rPr>
            <w:rFonts w:ascii="Courier New" w:hAnsi="Courier New" w:cs="Courier New"/>
          </w:rPr>
          <w:t>provisions</w:t>
        </w:r>
      </w:ins>
      <w:r w:rsidRPr="00637087">
        <w:rPr>
          <w:rFonts w:ascii="Courier New" w:hAnsi="Courier New" w:cs="Courier New"/>
        </w:rPr>
        <w:t xml:space="preserve"> of this agreement. </w:t>
      </w:r>
      <w:ins w:id="10" w:author="Author" w:date="2026-01-23T09:53:00Z" w16du:dateUtc="2026-01-23T15:53:00Z">
        <w:r w:rsidRPr="00637087">
          <w:rPr>
            <w:rFonts w:ascii="Courier New" w:hAnsi="Courier New" w:cs="Courier New"/>
          </w:rPr>
          <w:t xml:space="preserve">The "Service" refers to the overall user experience and features, while the "Software" refers to the underlying application code and technology. </w:t>
        </w:r>
      </w:ins>
      <w:r w:rsidRPr="00637087">
        <w:rPr>
          <w:rFonts w:ascii="Courier New" w:hAnsi="Courier New" w:cs="Courier New"/>
        </w:rPr>
        <w:t xml:space="preserve">If you do not agree to abide by </w:t>
      </w:r>
      <w:del w:id="11" w:author="Author" w:date="2026-01-23T09:53:00Z" w16du:dateUtc="2026-01-23T15:53:00Z">
        <w:r w:rsidR="00710F67" w:rsidRPr="00710F67">
          <w:rPr>
            <w:rFonts w:ascii="Courier New" w:hAnsi="Courier New" w:cs="Courier New"/>
          </w:rPr>
          <w:delText>the above</w:delText>
        </w:r>
      </w:del>
      <w:ins w:id="12" w:author="Author" w:date="2026-01-23T09:53:00Z" w16du:dateUtc="2026-01-23T15:53:00Z">
        <w:r w:rsidRPr="00637087">
          <w:rPr>
            <w:rFonts w:ascii="Courier New" w:hAnsi="Courier New" w:cs="Courier New"/>
          </w:rPr>
          <w:t>these Terms</w:t>
        </w:r>
      </w:ins>
      <w:r w:rsidRPr="00637087">
        <w:rPr>
          <w:rFonts w:ascii="Courier New" w:hAnsi="Courier New" w:cs="Courier New"/>
        </w:rPr>
        <w:t xml:space="preserve">, please do not use this </w:t>
      </w:r>
      <w:del w:id="13" w:author="Author" w:date="2026-01-23T09:53:00Z" w16du:dateUtc="2026-01-23T15:53:00Z">
        <w:r w:rsidR="00710F67" w:rsidRPr="00710F67">
          <w:rPr>
            <w:rFonts w:ascii="Courier New" w:hAnsi="Courier New" w:cs="Courier New"/>
          </w:rPr>
          <w:delText>service</w:delText>
        </w:r>
      </w:del>
      <w:ins w:id="14" w:author="Author" w:date="2026-01-23T09:53:00Z" w16du:dateUtc="2026-01-23T15:53:00Z">
        <w:r w:rsidRPr="00637087">
          <w:rPr>
            <w:rFonts w:ascii="Courier New" w:hAnsi="Courier New" w:cs="Courier New"/>
          </w:rPr>
          <w:t>Service</w:t>
        </w:r>
      </w:ins>
      <w:r w:rsidRPr="00637087">
        <w:rPr>
          <w:rFonts w:ascii="Courier New" w:hAnsi="Courier New" w:cs="Courier New"/>
        </w:rPr>
        <w:t>.</w:t>
      </w:r>
    </w:p>
    <w:p w14:paraId="1B28526A" w14:textId="77777777" w:rsidR="00637087" w:rsidRPr="00637087" w:rsidRDefault="00637087" w:rsidP="00637087">
      <w:pPr>
        <w:pStyle w:val="PlainText"/>
        <w:rPr>
          <w:rFonts w:ascii="Courier New" w:hAnsi="Courier New" w:cs="Courier New"/>
        </w:rPr>
      </w:pPr>
    </w:p>
    <w:p w14:paraId="74EE630D"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785AF2EA" w14:textId="77777777" w:rsidR="00637087" w:rsidRPr="00637087" w:rsidRDefault="00637087" w:rsidP="00637087">
      <w:pPr>
        <w:pStyle w:val="PlainText"/>
        <w:rPr>
          <w:rFonts w:ascii="Courier New" w:hAnsi="Courier New" w:cs="Courier New"/>
        </w:rPr>
      </w:pPr>
    </w:p>
    <w:p w14:paraId="5425EB53"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2. Software License and Intellectual Property</w:t>
      </w:r>
    </w:p>
    <w:p w14:paraId="4DC1B3C8" w14:textId="77777777" w:rsidR="00637087" w:rsidRPr="00637087" w:rsidRDefault="00637087" w:rsidP="00637087">
      <w:pPr>
        <w:pStyle w:val="PlainText"/>
        <w:rPr>
          <w:rFonts w:ascii="Courier New" w:hAnsi="Courier New" w:cs="Courier New"/>
        </w:rPr>
      </w:pPr>
    </w:p>
    <w:p w14:paraId="1B1AD753"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2.1 License Grant</w:t>
      </w:r>
    </w:p>
    <w:p w14:paraId="6FC3528E" w14:textId="77777777" w:rsidR="00637087" w:rsidRPr="00637087" w:rsidRDefault="00637087" w:rsidP="00637087">
      <w:pPr>
        <w:pStyle w:val="PlainText"/>
        <w:rPr>
          <w:rFonts w:ascii="Courier New" w:hAnsi="Courier New" w:cs="Courier New"/>
        </w:rPr>
      </w:pPr>
    </w:p>
    <w:p w14:paraId="334315C3"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Subject to your compliance with these Terms and payment of applicable subscription fees, Starship Psychics LLC grants you a limited, non-exclusive, non-transferable, revocable license to access and use the Psychic Chat application ("Software") solely for your personal, non-commercial use during your active subscription period.</w:t>
      </w:r>
    </w:p>
    <w:p w14:paraId="2FA69D34" w14:textId="77777777" w:rsidR="00637087" w:rsidRPr="00637087" w:rsidRDefault="00637087" w:rsidP="00637087">
      <w:pPr>
        <w:pStyle w:val="PlainText"/>
        <w:rPr>
          <w:rFonts w:ascii="Courier New" w:hAnsi="Courier New" w:cs="Courier New"/>
        </w:rPr>
      </w:pPr>
    </w:p>
    <w:p w14:paraId="25E992AF"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2.2 Ownership and Copyright</w:t>
      </w:r>
    </w:p>
    <w:p w14:paraId="0CACFF4C" w14:textId="77777777" w:rsidR="00637087" w:rsidRPr="00637087" w:rsidRDefault="00637087" w:rsidP="00637087">
      <w:pPr>
        <w:pStyle w:val="PlainText"/>
        <w:rPr>
          <w:rFonts w:ascii="Courier New" w:hAnsi="Courier New" w:cs="Courier New"/>
        </w:rPr>
      </w:pPr>
    </w:p>
    <w:p w14:paraId="63CAB12B"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The Software, including all content, features, functionality, source code, object code, designs, graphics, user interface, audio, video, text, databases, and all intellectual property rights therein, is owned by Starship Psychics LLC and is protected by United States and international copyright, trademark, patent, trade secret, and other intellectual property laws.</w:t>
      </w:r>
    </w:p>
    <w:p w14:paraId="71FB9F0D" w14:textId="77777777" w:rsidR="00637087" w:rsidRPr="00637087" w:rsidRDefault="00637087" w:rsidP="00637087">
      <w:pPr>
        <w:pStyle w:val="PlainText"/>
        <w:rPr>
          <w:rFonts w:ascii="Courier New" w:hAnsi="Courier New" w:cs="Courier New"/>
        </w:rPr>
      </w:pPr>
    </w:p>
    <w:p w14:paraId="5D11AD28"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**Copyright Notice**: © 2025-2026 Starship Psychics LLC. All rights reserved.</w:t>
      </w:r>
    </w:p>
    <w:p w14:paraId="0A2CC60E" w14:textId="77777777" w:rsidR="00637087" w:rsidRPr="00637087" w:rsidRDefault="00637087" w:rsidP="00637087">
      <w:pPr>
        <w:pStyle w:val="PlainText"/>
        <w:rPr>
          <w:rFonts w:ascii="Courier New" w:hAnsi="Courier New" w:cs="Courier New"/>
        </w:rPr>
      </w:pPr>
    </w:p>
    <w:p w14:paraId="72B6B77D"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2.3 Restrictions on Use</w:t>
      </w:r>
    </w:p>
    <w:p w14:paraId="66AA1D49" w14:textId="77777777" w:rsidR="00637087" w:rsidRPr="00637087" w:rsidRDefault="00637087" w:rsidP="00637087">
      <w:pPr>
        <w:pStyle w:val="PlainText"/>
        <w:rPr>
          <w:rFonts w:ascii="Courier New" w:hAnsi="Courier New" w:cs="Courier New"/>
        </w:rPr>
      </w:pPr>
    </w:p>
    <w:p w14:paraId="2732627F"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You agree that you will NOT:</w:t>
      </w:r>
    </w:p>
    <w:p w14:paraId="52F967F8" w14:textId="77777777" w:rsidR="00637087" w:rsidRPr="00637087" w:rsidRDefault="00637087" w:rsidP="00637087">
      <w:pPr>
        <w:pStyle w:val="PlainText"/>
        <w:rPr>
          <w:rFonts w:ascii="Courier New" w:hAnsi="Courier New" w:cs="Courier New"/>
        </w:rPr>
      </w:pPr>
    </w:p>
    <w:p w14:paraId="45167A0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Copy, modify, adapt, translate, or create derivative works of the Software</w:t>
      </w:r>
    </w:p>
    <w:p w14:paraId="0A54055C"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Reverse engineer, decompile, disassemble, or attempt to derive the source code of the Software</w:t>
      </w:r>
    </w:p>
    <w:p w14:paraId="545E5158"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Rent, lease, lend, sell, sublicense, assign, distribute, publish, transfer, or otherwise make available the Software to any third party</w:t>
      </w:r>
    </w:p>
    <w:p w14:paraId="41637C47"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Remove, alter, or obscure any copyright, trademark, or other proprietary rights notices from the Software</w:t>
      </w:r>
    </w:p>
    <w:p w14:paraId="20A38B6F"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Use the Software for any commercial purpose or for any public display without our express written permission</w:t>
      </w:r>
    </w:p>
    <w:p w14:paraId="3D28DA6C" w14:textId="77777777" w:rsidR="00637087" w:rsidRPr="00637087" w:rsidRDefault="00637087" w:rsidP="00637087">
      <w:pPr>
        <w:pStyle w:val="PlainText"/>
        <w:rPr>
          <w:rFonts w:ascii="Courier New" w:hAnsi="Courier New" w:cs="Courier New"/>
        </w:rPr>
      </w:pPr>
      <w:r w:rsidRPr="00637087">
        <w:rPr>
          <w:rFonts w:ascii="Courier New" w:hAnsi="Courier New" w:cs="Courier New"/>
        </w:rPr>
        <w:lastRenderedPageBreak/>
        <w:t>- Use automated tools, bots, scripts, or scrapers to access or interact with the Software</w:t>
      </w:r>
    </w:p>
    <w:p w14:paraId="63502471"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Frame or mirror any part of the Software on any other server or device</w:t>
      </w:r>
    </w:p>
    <w:p w14:paraId="149300A2"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Access the Software to build a competitive product or service</w:t>
      </w:r>
    </w:p>
    <w:p w14:paraId="668C0ACF" w14:textId="77777777" w:rsidR="00637087" w:rsidRPr="00637087" w:rsidRDefault="00637087" w:rsidP="00637087">
      <w:pPr>
        <w:pStyle w:val="PlainText"/>
        <w:rPr>
          <w:ins w:id="15" w:author="Author" w:date="2026-01-23T09:53:00Z" w16du:dateUtc="2026-01-23T15:53:00Z"/>
          <w:rFonts w:ascii="Courier New" w:hAnsi="Courier New" w:cs="Courier New"/>
        </w:rPr>
      </w:pPr>
      <w:ins w:id="16" w:author="Author" w:date="2026-01-23T09:53:00Z" w16du:dateUtc="2026-01-23T15:53:00Z">
        <w:r w:rsidRPr="00637087">
          <w:rPr>
            <w:rFonts w:ascii="Courier New" w:hAnsi="Courier New" w:cs="Courier New"/>
          </w:rPr>
          <w:t>- **Use any outputs, responses, or content generated by the Service ("Outputs") to train, develop, or improve any competing AI model, product, or service**</w:t>
        </w:r>
      </w:ins>
    </w:p>
    <w:p w14:paraId="25879DBD"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Circumvent or disable any security features or technological protection measures in the Software</w:t>
      </w:r>
    </w:p>
    <w:p w14:paraId="5EBB1CC5"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Use the Software in any manner that could damage, disable, overburden, or impair our servers or networks</w:t>
      </w:r>
    </w:p>
    <w:p w14:paraId="4B4BABD9"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Attempt to gain unauthorized access to any systems, data, or networks connected to the Software</w:t>
      </w:r>
    </w:p>
    <w:p w14:paraId="310C8E75" w14:textId="77777777" w:rsidR="00637087" w:rsidRPr="00637087" w:rsidRDefault="00637087" w:rsidP="00637087">
      <w:pPr>
        <w:pStyle w:val="PlainText"/>
        <w:rPr>
          <w:rFonts w:ascii="Courier New" w:hAnsi="Courier New" w:cs="Courier New"/>
        </w:rPr>
      </w:pPr>
    </w:p>
    <w:p w14:paraId="49C1E430"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2.4 Subscription-Based Access</w:t>
      </w:r>
    </w:p>
    <w:p w14:paraId="2E5BDC6E" w14:textId="77777777" w:rsidR="00637087" w:rsidRPr="00637087" w:rsidRDefault="00637087" w:rsidP="00637087">
      <w:pPr>
        <w:pStyle w:val="PlainText"/>
        <w:rPr>
          <w:rFonts w:ascii="Courier New" w:hAnsi="Courier New" w:cs="Courier New"/>
        </w:rPr>
      </w:pPr>
    </w:p>
    <w:p w14:paraId="15243D62"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Your license to use the Software is contingent upon maintaining an active, paid subscription. Upon cancellation or termination of your subscription:</w:t>
      </w:r>
    </w:p>
    <w:p w14:paraId="2A538EC7" w14:textId="77777777" w:rsidR="00637087" w:rsidRPr="00637087" w:rsidRDefault="00637087" w:rsidP="00637087">
      <w:pPr>
        <w:pStyle w:val="PlainText"/>
        <w:rPr>
          <w:rFonts w:ascii="Courier New" w:hAnsi="Courier New" w:cs="Courier New"/>
        </w:rPr>
      </w:pPr>
    </w:p>
    <w:p w14:paraId="62992848"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Your license to access and use the Software immediately terminates</w:t>
      </w:r>
    </w:p>
    <w:p w14:paraId="28AB30A4"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You must cease all use of the Software</w:t>
      </w:r>
    </w:p>
    <w:p w14:paraId="4A75DF4A" w14:textId="552F9D46"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We reserve the right to delete your account data in accordance with Section </w:t>
      </w:r>
      <w:del w:id="17" w:author="Author" w:date="2026-01-23T09:53:00Z" w16du:dateUtc="2026-01-23T15:53:00Z">
        <w:r w:rsidR="00710F67" w:rsidRPr="00710F67">
          <w:rPr>
            <w:rFonts w:ascii="Courier New" w:hAnsi="Courier New" w:cs="Courier New"/>
          </w:rPr>
          <w:delText>14</w:delText>
        </w:r>
      </w:del>
      <w:ins w:id="18" w:author="Author" w:date="2026-01-23T09:53:00Z" w16du:dateUtc="2026-01-23T15:53:00Z">
        <w:r w:rsidRPr="00637087">
          <w:rPr>
            <w:rFonts w:ascii="Courier New" w:hAnsi="Courier New" w:cs="Courier New"/>
          </w:rPr>
          <w:t>15</w:t>
        </w:r>
      </w:ins>
      <w:r w:rsidRPr="00637087">
        <w:rPr>
          <w:rFonts w:ascii="Courier New" w:hAnsi="Courier New" w:cs="Courier New"/>
        </w:rPr>
        <w:t xml:space="preserve"> (Account Termination and Data Deletion)</w:t>
      </w:r>
    </w:p>
    <w:p w14:paraId="27040050"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No refunds will be provided for unused portions of your subscription period unless required by law</w:t>
      </w:r>
    </w:p>
    <w:p w14:paraId="5F8CBC27" w14:textId="77777777" w:rsidR="00637087" w:rsidRPr="00637087" w:rsidRDefault="00637087" w:rsidP="00637087">
      <w:pPr>
        <w:pStyle w:val="PlainText"/>
        <w:rPr>
          <w:rFonts w:ascii="Courier New" w:hAnsi="Courier New" w:cs="Courier New"/>
        </w:rPr>
      </w:pPr>
    </w:p>
    <w:p w14:paraId="351AFBC3"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2.5 Updates and Modifications</w:t>
      </w:r>
    </w:p>
    <w:p w14:paraId="67392847" w14:textId="77777777" w:rsidR="00637087" w:rsidRPr="00637087" w:rsidRDefault="00637087" w:rsidP="00637087">
      <w:pPr>
        <w:pStyle w:val="PlainText"/>
        <w:rPr>
          <w:rFonts w:ascii="Courier New" w:hAnsi="Courier New" w:cs="Courier New"/>
        </w:rPr>
      </w:pPr>
    </w:p>
    <w:p w14:paraId="16CB0DBA"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We reserve the right to modify, update, or discontinue the Software (or any part thereof) at any time with or without notice. We may:</w:t>
      </w:r>
    </w:p>
    <w:p w14:paraId="06DA5B8F" w14:textId="77777777" w:rsidR="00637087" w:rsidRPr="00637087" w:rsidRDefault="00637087" w:rsidP="00637087">
      <w:pPr>
        <w:pStyle w:val="PlainText"/>
        <w:rPr>
          <w:rFonts w:ascii="Courier New" w:hAnsi="Courier New" w:cs="Courier New"/>
        </w:rPr>
      </w:pPr>
    </w:p>
    <w:p w14:paraId="01F73F44"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Add, modify, or remove features</w:t>
      </w:r>
    </w:p>
    <w:p w14:paraId="0542BDAB"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Update the user interface or functionality</w:t>
      </w:r>
    </w:p>
    <w:p w14:paraId="6C72F1CF"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Perform maintenance or technical upgrades</w:t>
      </w:r>
    </w:p>
    <w:p w14:paraId="1EB176D3" w14:textId="77777777" w:rsidR="00710F67" w:rsidRPr="00710F67" w:rsidRDefault="00637087" w:rsidP="00710F67">
      <w:pPr>
        <w:pStyle w:val="PlainText"/>
        <w:rPr>
          <w:del w:id="19" w:author="Author" w:date="2026-01-23T09:53:00Z" w16du:dateUtc="2026-01-23T15:53:00Z"/>
          <w:rFonts w:ascii="Courier New" w:hAnsi="Courier New" w:cs="Courier New"/>
        </w:rPr>
      </w:pPr>
      <w:r w:rsidRPr="00637087">
        <w:rPr>
          <w:rFonts w:ascii="Courier New" w:hAnsi="Courier New" w:cs="Courier New"/>
        </w:rPr>
        <w:t xml:space="preserve">- </w:t>
      </w:r>
      <w:del w:id="20" w:author="Author" w:date="2026-01-23T09:53:00Z" w16du:dateUtc="2026-01-23T15:53:00Z">
        <w:r w:rsidR="00710F67" w:rsidRPr="00710F67">
          <w:rPr>
            <w:rFonts w:ascii="Courier New" w:hAnsi="Courier New" w:cs="Courier New"/>
          </w:rPr>
          <w:delText>Change subscription pricing with 30 days advance notice to active subscribers</w:delText>
        </w:r>
      </w:del>
    </w:p>
    <w:p w14:paraId="192841D0" w14:textId="77777777" w:rsidR="00710F67" w:rsidRPr="00710F67" w:rsidRDefault="00710F67" w:rsidP="00710F67">
      <w:pPr>
        <w:pStyle w:val="PlainText"/>
        <w:rPr>
          <w:del w:id="21" w:author="Author" w:date="2026-01-23T09:53:00Z" w16du:dateUtc="2026-01-23T15:53:00Z"/>
          <w:rFonts w:ascii="Courier New" w:hAnsi="Courier New" w:cs="Courier New"/>
        </w:rPr>
      </w:pPr>
    </w:p>
    <w:p w14:paraId="10B374E0" w14:textId="7B1CE418" w:rsidR="00637087" w:rsidRPr="00637087" w:rsidRDefault="00710F67" w:rsidP="00637087">
      <w:pPr>
        <w:pStyle w:val="PlainText"/>
        <w:rPr>
          <w:rFonts w:ascii="Courier New" w:hAnsi="Courier New" w:cs="Courier New"/>
        </w:rPr>
      </w:pPr>
      <w:del w:id="22" w:author="Author" w:date="2026-01-23T09:53:00Z" w16du:dateUtc="2026-01-23T15:53:00Z">
        <w:r w:rsidRPr="00710F67">
          <w:rPr>
            <w:rFonts w:ascii="Courier New" w:hAnsi="Courier New" w:cs="Courier New"/>
          </w:rPr>
          <w:delText>You acknowledge</w:delText>
        </w:r>
      </w:del>
      <w:ins w:id="23" w:author="Author" w:date="2026-01-23T09:53:00Z" w16du:dateUtc="2026-01-23T15:53:00Z">
        <w:r w:rsidR="00637087" w:rsidRPr="00637087">
          <w:rPr>
            <w:rFonts w:ascii="Courier New" w:hAnsi="Courier New" w:cs="Courier New"/>
          </w:rPr>
          <w:t>Schedule maintenance windows</w:t>
        </w:r>
      </w:ins>
      <w:r w:rsidR="00637087" w:rsidRPr="00637087">
        <w:rPr>
          <w:rFonts w:ascii="Courier New" w:hAnsi="Courier New" w:cs="Courier New"/>
        </w:rPr>
        <w:t xml:space="preserve"> that </w:t>
      </w:r>
      <w:del w:id="24" w:author="Author" w:date="2026-01-23T09:53:00Z" w16du:dateUtc="2026-01-23T15:53:00Z">
        <w:r w:rsidRPr="00710F67">
          <w:rPr>
            <w:rFonts w:ascii="Courier New" w:hAnsi="Courier New" w:cs="Courier New"/>
          </w:rPr>
          <w:delText xml:space="preserve">such modifications </w:delText>
        </w:r>
      </w:del>
      <w:r w:rsidR="00637087" w:rsidRPr="00637087">
        <w:rPr>
          <w:rFonts w:ascii="Courier New" w:hAnsi="Courier New" w:cs="Courier New"/>
        </w:rPr>
        <w:t xml:space="preserve">may </w:t>
      </w:r>
      <w:del w:id="25" w:author="Author" w:date="2026-01-23T09:53:00Z" w16du:dateUtc="2026-01-23T15:53:00Z">
        <w:r w:rsidRPr="00710F67">
          <w:rPr>
            <w:rFonts w:ascii="Courier New" w:hAnsi="Courier New" w:cs="Courier New"/>
          </w:rPr>
          <w:delText>require you to update your browser or device to continue accessing the Software.</w:delText>
        </w:r>
      </w:del>
      <w:ins w:id="26" w:author="Author" w:date="2026-01-23T09:53:00Z" w16du:dateUtc="2026-01-23T15:53:00Z">
        <w:r w:rsidR="00637087" w:rsidRPr="00637087">
          <w:rPr>
            <w:rFonts w:ascii="Courier New" w:hAnsi="Courier New" w:cs="Courier New"/>
          </w:rPr>
          <w:t>result in temporary unavailability</w:t>
        </w:r>
      </w:ins>
    </w:p>
    <w:p w14:paraId="4F97621B" w14:textId="77777777" w:rsidR="00637087" w:rsidRPr="00637087" w:rsidRDefault="00637087" w:rsidP="00637087">
      <w:pPr>
        <w:pStyle w:val="PlainText"/>
        <w:rPr>
          <w:ins w:id="27" w:author="Author" w:date="2026-01-23T09:53:00Z" w16du:dateUtc="2026-01-23T15:53:00Z"/>
          <w:rFonts w:ascii="Courier New" w:hAnsi="Courier New" w:cs="Courier New"/>
        </w:rPr>
      </w:pPr>
      <w:ins w:id="28" w:author="Author" w:date="2026-01-23T09:53:00Z" w16du:dateUtc="2026-01-23T15:53:00Z">
        <w:r w:rsidRPr="00637087">
          <w:rPr>
            <w:rFonts w:ascii="Courier New" w:hAnsi="Courier New" w:cs="Courier New"/>
          </w:rPr>
          <w:t>- Experience unplanned outages or service disruptions</w:t>
        </w:r>
      </w:ins>
    </w:p>
    <w:p w14:paraId="7D9B9081" w14:textId="77777777" w:rsidR="00637087" w:rsidRPr="00637087" w:rsidRDefault="00637087" w:rsidP="00637087">
      <w:pPr>
        <w:pStyle w:val="PlainText"/>
        <w:rPr>
          <w:ins w:id="29" w:author="Author" w:date="2026-01-23T09:53:00Z" w16du:dateUtc="2026-01-23T15:53:00Z"/>
          <w:rFonts w:ascii="Courier New" w:hAnsi="Courier New" w:cs="Courier New"/>
        </w:rPr>
      </w:pPr>
    </w:p>
    <w:p w14:paraId="540397E1" w14:textId="77777777" w:rsidR="00637087" w:rsidRPr="00637087" w:rsidRDefault="00637087" w:rsidP="00637087">
      <w:pPr>
        <w:pStyle w:val="PlainText"/>
        <w:rPr>
          <w:ins w:id="30" w:author="Author" w:date="2026-01-23T09:53:00Z" w16du:dateUtc="2026-01-23T15:53:00Z"/>
          <w:rFonts w:ascii="Courier New" w:hAnsi="Courier New" w:cs="Courier New"/>
        </w:rPr>
      </w:pPr>
      <w:ins w:id="31" w:author="Author" w:date="2026-01-23T09:53:00Z" w16du:dateUtc="2026-01-23T15:53:00Z">
        <w:r w:rsidRPr="00637087">
          <w:rPr>
            <w:rFonts w:ascii="Courier New" w:hAnsi="Courier New" w:cs="Courier New"/>
          </w:rPr>
          <w:t>We do not guarantee continuous, uninterrupted, or error-free operation of the Service.</w:t>
        </w:r>
      </w:ins>
    </w:p>
    <w:p w14:paraId="28E665B0" w14:textId="77777777" w:rsidR="00637087" w:rsidRPr="00637087" w:rsidRDefault="00637087" w:rsidP="00637087">
      <w:pPr>
        <w:pStyle w:val="PlainText"/>
        <w:rPr>
          <w:rFonts w:ascii="Courier New" w:hAnsi="Courier New" w:cs="Courier New"/>
        </w:rPr>
      </w:pPr>
    </w:p>
    <w:p w14:paraId="29D7C75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2.6 Third-Party Components</w:t>
      </w:r>
    </w:p>
    <w:p w14:paraId="56070323" w14:textId="77777777" w:rsidR="00637087" w:rsidRPr="00637087" w:rsidRDefault="00637087" w:rsidP="00637087">
      <w:pPr>
        <w:pStyle w:val="PlainText"/>
        <w:rPr>
          <w:rFonts w:ascii="Courier New" w:hAnsi="Courier New" w:cs="Courier New"/>
        </w:rPr>
      </w:pPr>
    </w:p>
    <w:p w14:paraId="661027D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The Software may include or incorporate third-party software components, libraries, or services that are subject to their own license terms. Your use of such third-party components is governed by their respective licenses, which may include open-source licenses.</w:t>
      </w:r>
    </w:p>
    <w:p w14:paraId="14D51995" w14:textId="77777777" w:rsidR="00637087" w:rsidRPr="00637087" w:rsidRDefault="00637087" w:rsidP="00637087">
      <w:pPr>
        <w:pStyle w:val="PlainText"/>
        <w:rPr>
          <w:rFonts w:ascii="Courier New" w:hAnsi="Courier New" w:cs="Courier New"/>
        </w:rPr>
      </w:pPr>
    </w:p>
    <w:p w14:paraId="4E431EA1" w14:textId="77777777" w:rsidR="00637087" w:rsidRPr="00637087" w:rsidRDefault="00637087" w:rsidP="00637087">
      <w:pPr>
        <w:pStyle w:val="PlainText"/>
        <w:rPr>
          <w:ins w:id="32" w:author="Author" w:date="2026-01-23T09:53:00Z" w16du:dateUtc="2026-01-23T15:53:00Z"/>
          <w:rFonts w:ascii="Courier New" w:hAnsi="Courier New" w:cs="Courier New"/>
        </w:rPr>
      </w:pPr>
      <w:r w:rsidRPr="00637087">
        <w:rPr>
          <w:rFonts w:ascii="Courier New" w:hAnsi="Courier New" w:cs="Courier New"/>
        </w:rPr>
        <w:t xml:space="preserve">### 2.7 </w:t>
      </w:r>
      <w:ins w:id="33" w:author="Author" w:date="2026-01-23T09:53:00Z" w16du:dateUtc="2026-01-23T15:53:00Z">
        <w:r w:rsidRPr="00637087">
          <w:rPr>
            <w:rFonts w:ascii="Courier New" w:hAnsi="Courier New" w:cs="Courier New"/>
          </w:rPr>
          <w:t>App Store Distribution</w:t>
        </w:r>
      </w:ins>
    </w:p>
    <w:p w14:paraId="7FFAD47C" w14:textId="77777777" w:rsidR="00637087" w:rsidRPr="00637087" w:rsidRDefault="00637087" w:rsidP="00637087">
      <w:pPr>
        <w:pStyle w:val="PlainText"/>
        <w:rPr>
          <w:ins w:id="34" w:author="Author" w:date="2026-01-23T09:53:00Z" w16du:dateUtc="2026-01-23T15:53:00Z"/>
          <w:rFonts w:ascii="Courier New" w:hAnsi="Courier New" w:cs="Courier New"/>
        </w:rPr>
      </w:pPr>
    </w:p>
    <w:p w14:paraId="54B69C9F" w14:textId="77777777" w:rsidR="00637087" w:rsidRPr="00637087" w:rsidRDefault="00637087" w:rsidP="00637087">
      <w:pPr>
        <w:pStyle w:val="PlainText"/>
        <w:rPr>
          <w:ins w:id="35" w:author="Author" w:date="2026-01-23T09:53:00Z" w16du:dateUtc="2026-01-23T15:53:00Z"/>
          <w:rFonts w:ascii="Courier New" w:hAnsi="Courier New" w:cs="Courier New"/>
        </w:rPr>
      </w:pPr>
      <w:ins w:id="36" w:author="Author" w:date="2026-01-23T09:53:00Z" w16du:dateUtc="2026-01-23T15:53:00Z">
        <w:r w:rsidRPr="00637087">
          <w:rPr>
            <w:rFonts w:ascii="Courier New" w:hAnsi="Courier New" w:cs="Courier New"/>
          </w:rPr>
          <w:t>If you access the Software through a third-party application store (such as Apple App Store or Google Play Store), you acknowledge and agree that:</w:t>
        </w:r>
      </w:ins>
    </w:p>
    <w:p w14:paraId="7CA35819" w14:textId="77777777" w:rsidR="00637087" w:rsidRPr="00637087" w:rsidRDefault="00637087" w:rsidP="00637087">
      <w:pPr>
        <w:pStyle w:val="PlainText"/>
        <w:rPr>
          <w:ins w:id="37" w:author="Author" w:date="2026-01-23T09:53:00Z" w16du:dateUtc="2026-01-23T15:53:00Z"/>
          <w:rFonts w:ascii="Courier New" w:hAnsi="Courier New" w:cs="Courier New"/>
        </w:rPr>
      </w:pPr>
    </w:p>
    <w:p w14:paraId="2177BD35" w14:textId="77777777" w:rsidR="00637087" w:rsidRPr="00637087" w:rsidRDefault="00637087" w:rsidP="00637087">
      <w:pPr>
        <w:pStyle w:val="PlainText"/>
        <w:rPr>
          <w:ins w:id="38" w:author="Author" w:date="2026-01-23T09:53:00Z" w16du:dateUtc="2026-01-23T15:53:00Z"/>
          <w:rFonts w:ascii="Courier New" w:hAnsi="Courier New" w:cs="Courier New"/>
        </w:rPr>
      </w:pPr>
      <w:ins w:id="39" w:author="Author" w:date="2026-01-23T09:53:00Z" w16du:dateUtc="2026-01-23T15:53:00Z">
        <w:r w:rsidRPr="00637087">
          <w:rPr>
            <w:rFonts w:ascii="Courier New" w:hAnsi="Courier New" w:cs="Courier New"/>
          </w:rPr>
          <w:t>- These Terms are between you and Starship Psychics LLC only, not with the app store provider</w:t>
        </w:r>
      </w:ins>
    </w:p>
    <w:p w14:paraId="09A25321" w14:textId="77777777" w:rsidR="00637087" w:rsidRPr="00637087" w:rsidRDefault="00637087" w:rsidP="00637087">
      <w:pPr>
        <w:pStyle w:val="PlainText"/>
        <w:rPr>
          <w:ins w:id="40" w:author="Author" w:date="2026-01-23T09:53:00Z" w16du:dateUtc="2026-01-23T15:53:00Z"/>
          <w:rFonts w:ascii="Courier New" w:hAnsi="Courier New" w:cs="Courier New"/>
        </w:rPr>
      </w:pPr>
      <w:ins w:id="41" w:author="Author" w:date="2026-01-23T09:53:00Z" w16du:dateUtc="2026-01-23T15:53:00Z">
        <w:r w:rsidRPr="00637087">
          <w:rPr>
            <w:rFonts w:ascii="Courier New" w:hAnsi="Courier New" w:cs="Courier New"/>
          </w:rPr>
          <w:t>- The app store provider has no obligation to provide maintenance or support for the Software</w:t>
        </w:r>
      </w:ins>
    </w:p>
    <w:p w14:paraId="335BC74C" w14:textId="77777777" w:rsidR="00637087" w:rsidRPr="00637087" w:rsidRDefault="00637087" w:rsidP="00637087">
      <w:pPr>
        <w:pStyle w:val="PlainText"/>
        <w:rPr>
          <w:ins w:id="42" w:author="Author" w:date="2026-01-23T09:53:00Z" w16du:dateUtc="2026-01-23T15:53:00Z"/>
          <w:rFonts w:ascii="Courier New" w:hAnsi="Courier New" w:cs="Courier New"/>
        </w:rPr>
      </w:pPr>
      <w:ins w:id="43" w:author="Author" w:date="2026-01-23T09:53:00Z" w16du:dateUtc="2026-01-23T15:53:00Z">
        <w:r w:rsidRPr="00637087">
          <w:rPr>
            <w:rFonts w:ascii="Courier New" w:hAnsi="Courier New" w:cs="Courier New"/>
          </w:rPr>
          <w:t>- The app store provider is not responsible for addressing any claims relating to the Software</w:t>
        </w:r>
      </w:ins>
    </w:p>
    <w:p w14:paraId="62F96BD3" w14:textId="77777777" w:rsidR="00637087" w:rsidRPr="00637087" w:rsidRDefault="00637087" w:rsidP="00637087">
      <w:pPr>
        <w:pStyle w:val="PlainText"/>
        <w:rPr>
          <w:ins w:id="44" w:author="Author" w:date="2026-01-23T09:53:00Z" w16du:dateUtc="2026-01-23T15:53:00Z"/>
          <w:rFonts w:ascii="Courier New" w:hAnsi="Courier New" w:cs="Courier New"/>
        </w:rPr>
      </w:pPr>
      <w:ins w:id="45" w:author="Author" w:date="2026-01-23T09:53:00Z" w16du:dateUtc="2026-01-23T15:53:00Z">
        <w:r w:rsidRPr="00637087">
          <w:rPr>
            <w:rFonts w:ascii="Courier New" w:hAnsi="Courier New" w:cs="Courier New"/>
          </w:rPr>
          <w:t>- You must also comply with the applicable third-party terms of service for that app store</w:t>
        </w:r>
      </w:ins>
    </w:p>
    <w:p w14:paraId="15AA66DB" w14:textId="77777777" w:rsidR="00637087" w:rsidRPr="00637087" w:rsidRDefault="00637087" w:rsidP="00637087">
      <w:pPr>
        <w:pStyle w:val="PlainText"/>
        <w:rPr>
          <w:ins w:id="46" w:author="Author" w:date="2026-01-23T09:53:00Z" w16du:dateUtc="2026-01-23T15:53:00Z"/>
          <w:rFonts w:ascii="Courier New" w:hAnsi="Courier New" w:cs="Courier New"/>
        </w:rPr>
      </w:pPr>
      <w:ins w:id="47" w:author="Author" w:date="2026-01-23T09:53:00Z" w16du:dateUtc="2026-01-23T15:53:00Z">
        <w:r w:rsidRPr="00637087">
          <w:rPr>
            <w:rFonts w:ascii="Courier New" w:hAnsi="Courier New" w:cs="Courier New"/>
          </w:rPr>
          <w:t>- The app store provider is a third-party beneficiary of these Terms and may enforce them</w:t>
        </w:r>
      </w:ins>
    </w:p>
    <w:p w14:paraId="453893EF" w14:textId="77777777" w:rsidR="00637087" w:rsidRPr="00637087" w:rsidRDefault="00637087" w:rsidP="00637087">
      <w:pPr>
        <w:pStyle w:val="PlainText"/>
        <w:rPr>
          <w:ins w:id="48" w:author="Author" w:date="2026-01-23T09:53:00Z" w16du:dateUtc="2026-01-23T15:53:00Z"/>
          <w:rFonts w:ascii="Courier New" w:hAnsi="Courier New" w:cs="Courier New"/>
        </w:rPr>
      </w:pPr>
    </w:p>
    <w:p w14:paraId="26901064" w14:textId="77777777" w:rsidR="00637087" w:rsidRPr="00637087" w:rsidRDefault="00637087" w:rsidP="00637087">
      <w:pPr>
        <w:pStyle w:val="PlainText"/>
        <w:rPr>
          <w:rFonts w:ascii="Courier New" w:hAnsi="Courier New" w:cs="Courier New"/>
        </w:rPr>
      </w:pPr>
      <w:ins w:id="49" w:author="Author" w:date="2026-01-23T09:53:00Z" w16du:dateUtc="2026-01-23T15:53:00Z">
        <w:r w:rsidRPr="00637087">
          <w:rPr>
            <w:rFonts w:ascii="Courier New" w:hAnsi="Courier New" w:cs="Courier New"/>
          </w:rPr>
          <w:t xml:space="preserve">### 2.8 </w:t>
        </w:r>
      </w:ins>
      <w:r w:rsidRPr="00637087">
        <w:rPr>
          <w:rFonts w:ascii="Courier New" w:hAnsi="Courier New" w:cs="Courier New"/>
        </w:rPr>
        <w:t>Feedback and Suggestions</w:t>
      </w:r>
    </w:p>
    <w:p w14:paraId="7FD19AA0" w14:textId="77777777" w:rsidR="00637087" w:rsidRPr="00637087" w:rsidRDefault="00637087" w:rsidP="00637087">
      <w:pPr>
        <w:pStyle w:val="PlainText"/>
        <w:rPr>
          <w:rFonts w:ascii="Courier New" w:hAnsi="Courier New" w:cs="Courier New"/>
        </w:rPr>
      </w:pPr>
    </w:p>
    <w:p w14:paraId="2725E53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If you provide us with any feedback, suggestions, or ideas about the Software ("Feedback"), you grant us a perpetual, irrevocable, worldwide, royalty-free license to use, modify, and incorporate such Feedback into our products and services without any obligation to compensate you or obtain your further consent.</w:t>
      </w:r>
      <w:ins w:id="50" w:author="Author" w:date="2026-01-23T09:53:00Z" w16du:dateUtc="2026-01-23T15:53:00Z">
        <w:r w:rsidRPr="00637087">
          <w:rPr>
            <w:rFonts w:ascii="Courier New" w:hAnsi="Courier New" w:cs="Courier New"/>
          </w:rPr>
          <w:t xml:space="preserve"> We own all rights to any improvements, modifications, or derivative works we create based on your Feedback.</w:t>
        </w:r>
      </w:ins>
    </w:p>
    <w:p w14:paraId="73D71078" w14:textId="77777777" w:rsidR="00637087" w:rsidRPr="00637087" w:rsidRDefault="00637087" w:rsidP="00637087">
      <w:pPr>
        <w:pStyle w:val="PlainText"/>
        <w:rPr>
          <w:rFonts w:ascii="Courier New" w:hAnsi="Courier New" w:cs="Courier New"/>
        </w:rPr>
      </w:pPr>
    </w:p>
    <w:p w14:paraId="1C9FD337" w14:textId="1E676BB9" w:rsidR="00637087" w:rsidRPr="00637087" w:rsidRDefault="00637087" w:rsidP="00637087">
      <w:pPr>
        <w:pStyle w:val="PlainText"/>
        <w:rPr>
          <w:rFonts w:ascii="Courier New" w:hAnsi="Courier New" w:cs="Courier New"/>
        </w:rPr>
      </w:pPr>
      <w:r w:rsidRPr="00637087">
        <w:rPr>
          <w:rFonts w:ascii="Courier New" w:hAnsi="Courier New" w:cs="Courier New"/>
        </w:rPr>
        <w:t>### 2.</w:t>
      </w:r>
      <w:del w:id="51" w:author="Author" w:date="2026-01-23T09:53:00Z" w16du:dateUtc="2026-01-23T15:53:00Z">
        <w:r w:rsidR="00710F67" w:rsidRPr="00710F67">
          <w:rPr>
            <w:rFonts w:ascii="Courier New" w:hAnsi="Courier New" w:cs="Courier New"/>
          </w:rPr>
          <w:delText>8</w:delText>
        </w:r>
      </w:del>
      <w:ins w:id="52" w:author="Author" w:date="2026-01-23T09:53:00Z" w16du:dateUtc="2026-01-23T15:53:00Z">
        <w:r w:rsidRPr="00637087">
          <w:rPr>
            <w:rFonts w:ascii="Courier New" w:hAnsi="Courier New" w:cs="Courier New"/>
          </w:rPr>
          <w:t>9</w:t>
        </w:r>
      </w:ins>
      <w:r w:rsidRPr="00637087">
        <w:rPr>
          <w:rFonts w:ascii="Courier New" w:hAnsi="Courier New" w:cs="Courier New"/>
        </w:rPr>
        <w:t xml:space="preserve"> License Termination</w:t>
      </w:r>
    </w:p>
    <w:p w14:paraId="3A76B621" w14:textId="77777777" w:rsidR="00637087" w:rsidRPr="00637087" w:rsidRDefault="00637087" w:rsidP="00637087">
      <w:pPr>
        <w:pStyle w:val="PlainText"/>
        <w:rPr>
          <w:rFonts w:ascii="Courier New" w:hAnsi="Courier New" w:cs="Courier New"/>
        </w:rPr>
      </w:pPr>
    </w:p>
    <w:p w14:paraId="7735DEF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This license is effective until terminated. Your rights under this license will terminate automatically without notice if you fail to comply with any of these Terms. Upon termination:</w:t>
      </w:r>
    </w:p>
    <w:p w14:paraId="68B76E70" w14:textId="77777777" w:rsidR="00637087" w:rsidRPr="00637087" w:rsidRDefault="00637087" w:rsidP="00637087">
      <w:pPr>
        <w:pStyle w:val="PlainText"/>
        <w:rPr>
          <w:rFonts w:ascii="Courier New" w:hAnsi="Courier New" w:cs="Courier New"/>
        </w:rPr>
      </w:pPr>
    </w:p>
    <w:p w14:paraId="6014AE41"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You must immediately cease all use of the Software</w:t>
      </w:r>
    </w:p>
    <w:p w14:paraId="146DDF37"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All provisions of these Terms that by their nature should survive termination shall survive, including ownership provisions, warranty disclaimers, indemnity, and limitations of liability</w:t>
      </w:r>
    </w:p>
    <w:p w14:paraId="5618EE29"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We may pursue any available legal remedies for violations</w:t>
      </w:r>
    </w:p>
    <w:p w14:paraId="1575890B" w14:textId="77777777" w:rsidR="00637087" w:rsidRPr="00637087" w:rsidRDefault="00637087" w:rsidP="00637087">
      <w:pPr>
        <w:pStyle w:val="PlainText"/>
        <w:rPr>
          <w:rFonts w:ascii="Courier New" w:hAnsi="Courier New" w:cs="Courier New"/>
        </w:rPr>
      </w:pPr>
    </w:p>
    <w:p w14:paraId="59171EEC" w14:textId="009C6D8E" w:rsidR="00637087" w:rsidRPr="00637087" w:rsidRDefault="00637087" w:rsidP="00637087">
      <w:pPr>
        <w:pStyle w:val="PlainText"/>
        <w:rPr>
          <w:rFonts w:ascii="Courier New" w:hAnsi="Courier New" w:cs="Courier New"/>
        </w:rPr>
      </w:pPr>
      <w:r w:rsidRPr="00637087">
        <w:rPr>
          <w:rFonts w:ascii="Courier New" w:hAnsi="Courier New" w:cs="Courier New"/>
        </w:rPr>
        <w:t>### 2.</w:t>
      </w:r>
      <w:del w:id="53" w:author="Author" w:date="2026-01-23T09:53:00Z" w16du:dateUtc="2026-01-23T15:53:00Z">
        <w:r w:rsidR="00710F67" w:rsidRPr="00710F67">
          <w:rPr>
            <w:rFonts w:ascii="Courier New" w:hAnsi="Courier New" w:cs="Courier New"/>
          </w:rPr>
          <w:delText>9</w:delText>
        </w:r>
      </w:del>
      <w:ins w:id="54" w:author="Author" w:date="2026-01-23T09:53:00Z" w16du:dateUtc="2026-01-23T15:53:00Z">
        <w:r w:rsidRPr="00637087">
          <w:rPr>
            <w:rFonts w:ascii="Courier New" w:hAnsi="Courier New" w:cs="Courier New"/>
          </w:rPr>
          <w:t>10</w:t>
        </w:r>
      </w:ins>
      <w:r w:rsidRPr="00637087">
        <w:rPr>
          <w:rFonts w:ascii="Courier New" w:hAnsi="Courier New" w:cs="Courier New"/>
        </w:rPr>
        <w:t xml:space="preserve"> No Transfer of Rights</w:t>
      </w:r>
    </w:p>
    <w:p w14:paraId="670A18DA" w14:textId="77777777" w:rsidR="00637087" w:rsidRPr="00637087" w:rsidRDefault="00637087" w:rsidP="00637087">
      <w:pPr>
        <w:pStyle w:val="PlainText"/>
        <w:rPr>
          <w:rFonts w:ascii="Courier New" w:hAnsi="Courier New" w:cs="Courier New"/>
        </w:rPr>
      </w:pPr>
    </w:p>
    <w:p w14:paraId="09684A3A"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Nothing in these Terms grants you any ownership rights in the Software or any of our intellectual property. All rights not expressly granted to you are reserved by Starship Psychics LLC.</w:t>
      </w:r>
    </w:p>
    <w:p w14:paraId="00F43D2F" w14:textId="77777777" w:rsidR="00637087" w:rsidRPr="00637087" w:rsidRDefault="00637087" w:rsidP="00637087">
      <w:pPr>
        <w:pStyle w:val="PlainText"/>
        <w:rPr>
          <w:rFonts w:ascii="Courier New" w:hAnsi="Courier New" w:cs="Courier New"/>
        </w:rPr>
      </w:pPr>
    </w:p>
    <w:p w14:paraId="34DBEAB3" w14:textId="0C238FCB" w:rsidR="00637087" w:rsidRPr="00637087" w:rsidRDefault="00637087" w:rsidP="00637087">
      <w:pPr>
        <w:pStyle w:val="PlainText"/>
        <w:rPr>
          <w:rFonts w:ascii="Courier New" w:hAnsi="Courier New" w:cs="Courier New"/>
        </w:rPr>
      </w:pPr>
      <w:r w:rsidRPr="00637087">
        <w:rPr>
          <w:rFonts w:ascii="Courier New" w:hAnsi="Courier New" w:cs="Courier New"/>
        </w:rPr>
        <w:t>### 2.</w:t>
      </w:r>
      <w:del w:id="55" w:author="Author" w:date="2026-01-23T09:53:00Z" w16du:dateUtc="2026-01-23T15:53:00Z">
        <w:r w:rsidR="00710F67" w:rsidRPr="00710F67">
          <w:rPr>
            <w:rFonts w:ascii="Courier New" w:hAnsi="Courier New" w:cs="Courier New"/>
          </w:rPr>
          <w:delText>10</w:delText>
        </w:r>
      </w:del>
      <w:ins w:id="56" w:author="Author" w:date="2026-01-23T09:53:00Z" w16du:dateUtc="2026-01-23T15:53:00Z">
        <w:r w:rsidRPr="00637087">
          <w:rPr>
            <w:rFonts w:ascii="Courier New" w:hAnsi="Courier New" w:cs="Courier New"/>
          </w:rPr>
          <w:t>11</w:t>
        </w:r>
      </w:ins>
      <w:r w:rsidRPr="00637087">
        <w:rPr>
          <w:rFonts w:ascii="Courier New" w:hAnsi="Courier New" w:cs="Courier New"/>
        </w:rPr>
        <w:t xml:space="preserve"> DMCA Compliance</w:t>
      </w:r>
    </w:p>
    <w:p w14:paraId="73C79876" w14:textId="77777777" w:rsidR="00637087" w:rsidRPr="00637087" w:rsidRDefault="00637087" w:rsidP="00637087">
      <w:pPr>
        <w:pStyle w:val="PlainText"/>
        <w:rPr>
          <w:rFonts w:ascii="Courier New" w:hAnsi="Courier New" w:cs="Courier New"/>
        </w:rPr>
      </w:pPr>
    </w:p>
    <w:p w14:paraId="4B30DE7D" w14:textId="4B5022DB" w:rsidR="00637087" w:rsidRPr="00637087" w:rsidRDefault="00637087" w:rsidP="00637087">
      <w:pPr>
        <w:pStyle w:val="PlainText"/>
        <w:rPr>
          <w:rFonts w:ascii="Courier New" w:hAnsi="Courier New" w:cs="Courier New"/>
        </w:rPr>
      </w:pPr>
      <w:r w:rsidRPr="00637087">
        <w:rPr>
          <w:rFonts w:ascii="Courier New" w:hAnsi="Courier New" w:cs="Courier New"/>
        </w:rPr>
        <w:t xml:space="preserve">We respect the intellectual property rights of others. If you believe any content on our Software infringes your copyright, please contact </w:t>
      </w:r>
      <w:del w:id="57" w:author="Author" w:date="2026-01-23T09:53:00Z" w16du:dateUtc="2026-01-23T15:53:00Z">
        <w:r w:rsidR="00710F67" w:rsidRPr="00710F67">
          <w:rPr>
            <w:rFonts w:ascii="Courier New" w:hAnsi="Courier New" w:cs="Courier New"/>
          </w:rPr>
          <w:delText>us at legal@starshippsychics.com with</w:delText>
        </w:r>
      </w:del>
      <w:ins w:id="58" w:author="Author" w:date="2026-01-23T09:53:00Z" w16du:dateUtc="2026-01-23T15:53:00Z">
        <w:r w:rsidRPr="00637087">
          <w:rPr>
            <w:rFonts w:ascii="Courier New" w:hAnsi="Courier New" w:cs="Courier New"/>
          </w:rPr>
          <w:t>our designated DMCA agent at</w:t>
        </w:r>
      </w:ins>
      <w:r w:rsidRPr="00637087">
        <w:rPr>
          <w:rFonts w:ascii="Courier New" w:hAnsi="Courier New" w:cs="Courier New"/>
        </w:rPr>
        <w:t>:</w:t>
      </w:r>
    </w:p>
    <w:p w14:paraId="2CD44E22" w14:textId="77777777" w:rsidR="00637087" w:rsidRPr="00637087" w:rsidRDefault="00637087" w:rsidP="00637087">
      <w:pPr>
        <w:pStyle w:val="PlainText"/>
        <w:rPr>
          <w:moveTo w:id="59" w:author="Author" w:date="2026-01-23T09:53:00Z" w16du:dateUtc="2026-01-23T15:53:00Z"/>
          <w:rFonts w:ascii="Courier New" w:hAnsi="Courier New" w:cs="Courier New"/>
        </w:rPr>
      </w:pPr>
      <w:moveToRangeStart w:id="60" w:author="Author" w:date="2026-01-23T09:53:00Z" w:name="move220054438"/>
    </w:p>
    <w:p w14:paraId="67C63754" w14:textId="77777777" w:rsidR="00637087" w:rsidRPr="00637087" w:rsidRDefault="00637087" w:rsidP="00637087">
      <w:pPr>
        <w:pStyle w:val="PlainText"/>
        <w:rPr>
          <w:moveTo w:id="61" w:author="Author" w:date="2026-01-23T09:53:00Z" w16du:dateUtc="2026-01-23T15:53:00Z"/>
          <w:rFonts w:ascii="Courier New" w:hAnsi="Courier New" w:cs="Courier New"/>
        </w:rPr>
      </w:pPr>
      <w:moveTo w:id="62" w:author="Author" w:date="2026-01-23T09:53:00Z" w16du:dateUtc="2026-01-23T15:53:00Z">
        <w:r w:rsidRPr="00637087">
          <w:rPr>
            <w:rFonts w:ascii="Courier New" w:hAnsi="Courier New" w:cs="Courier New"/>
          </w:rPr>
          <w:t xml:space="preserve">**Email**: legal@starshippsychics.com  </w:t>
        </w:r>
      </w:moveTo>
    </w:p>
    <w:moveToRangeEnd w:id="60"/>
    <w:p w14:paraId="3A458E92" w14:textId="77777777" w:rsidR="00637087" w:rsidRPr="00637087" w:rsidRDefault="00637087" w:rsidP="00637087">
      <w:pPr>
        <w:pStyle w:val="PlainText"/>
        <w:rPr>
          <w:ins w:id="63" w:author="Author" w:date="2026-01-23T09:53:00Z" w16du:dateUtc="2026-01-23T15:53:00Z"/>
          <w:rFonts w:ascii="Courier New" w:hAnsi="Courier New" w:cs="Courier New"/>
        </w:rPr>
      </w:pPr>
      <w:ins w:id="64" w:author="Author" w:date="2026-01-23T09:53:00Z" w16du:dateUtc="2026-01-23T15:53:00Z">
        <w:r w:rsidRPr="00637087">
          <w:rPr>
            <w:rFonts w:ascii="Courier New" w:hAnsi="Courier New" w:cs="Courier New"/>
          </w:rPr>
          <w:t>**Mailing Address**: DMCA Agent, Starship Psychics LLC, PO Box 13, Wimberley, TX 78676</w:t>
        </w:r>
      </w:ins>
    </w:p>
    <w:p w14:paraId="197B56F3" w14:textId="77777777" w:rsidR="00637087" w:rsidRPr="00637087" w:rsidRDefault="00637087" w:rsidP="00637087">
      <w:pPr>
        <w:pStyle w:val="PlainText"/>
        <w:rPr>
          <w:ins w:id="65" w:author="Author" w:date="2026-01-23T09:53:00Z" w16du:dateUtc="2026-01-23T15:53:00Z"/>
          <w:rFonts w:ascii="Courier New" w:hAnsi="Courier New" w:cs="Courier New"/>
        </w:rPr>
      </w:pPr>
    </w:p>
    <w:p w14:paraId="2BC36EF0" w14:textId="77777777" w:rsidR="00637087" w:rsidRPr="00637087" w:rsidRDefault="00637087" w:rsidP="00637087">
      <w:pPr>
        <w:pStyle w:val="PlainText"/>
        <w:rPr>
          <w:ins w:id="66" w:author="Author" w:date="2026-01-23T09:53:00Z" w16du:dateUtc="2026-01-23T15:53:00Z"/>
          <w:rFonts w:ascii="Courier New" w:hAnsi="Courier New" w:cs="Courier New"/>
        </w:rPr>
      </w:pPr>
      <w:ins w:id="67" w:author="Author" w:date="2026-01-23T09:53:00Z" w16du:dateUtc="2026-01-23T15:53:00Z">
        <w:r w:rsidRPr="00637087">
          <w:rPr>
            <w:rFonts w:ascii="Courier New" w:hAnsi="Courier New" w:cs="Courier New"/>
          </w:rPr>
          <w:t>Your notice must include:</w:t>
        </w:r>
      </w:ins>
    </w:p>
    <w:p w14:paraId="0383ABAF" w14:textId="77777777" w:rsidR="00637087" w:rsidRPr="00637087" w:rsidRDefault="00637087" w:rsidP="00637087">
      <w:pPr>
        <w:pStyle w:val="PlainText"/>
        <w:rPr>
          <w:rFonts w:ascii="Courier New" w:hAnsi="Courier New" w:cs="Courier New"/>
        </w:rPr>
      </w:pPr>
    </w:p>
    <w:p w14:paraId="6D5DF86B" w14:textId="77777777" w:rsidR="00637087" w:rsidRPr="00637087" w:rsidRDefault="00637087" w:rsidP="00637087">
      <w:pPr>
        <w:pStyle w:val="PlainText"/>
        <w:rPr>
          <w:rFonts w:ascii="Courier New" w:hAnsi="Courier New" w:cs="Courier New"/>
        </w:rPr>
      </w:pPr>
      <w:r w:rsidRPr="00637087">
        <w:rPr>
          <w:rFonts w:ascii="Courier New" w:hAnsi="Courier New" w:cs="Courier New"/>
        </w:rPr>
        <w:lastRenderedPageBreak/>
        <w:t>- A description of the copyrighted work you claim has been infringed</w:t>
      </w:r>
    </w:p>
    <w:p w14:paraId="49100247"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The location of the infringing material on our Software</w:t>
      </w:r>
    </w:p>
    <w:p w14:paraId="06343CBB"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Your contact information</w:t>
      </w:r>
      <w:ins w:id="68" w:author="Author" w:date="2026-01-23T09:53:00Z" w16du:dateUtc="2026-01-23T15:53:00Z">
        <w:r w:rsidRPr="00637087">
          <w:rPr>
            <w:rFonts w:ascii="Courier New" w:hAnsi="Courier New" w:cs="Courier New"/>
          </w:rPr>
          <w:t xml:space="preserve"> (name, address, telephone number, email)</w:t>
        </w:r>
      </w:ins>
    </w:p>
    <w:p w14:paraId="1D0A8ABB"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A statement of good faith belief that the use is not authorized</w:t>
      </w:r>
    </w:p>
    <w:p w14:paraId="3878F5A3"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A statement, under penalty of perjury, that the information is accurate and you are authorized to act on behalf of the copyright owner</w:t>
      </w:r>
    </w:p>
    <w:p w14:paraId="5C56152B" w14:textId="77777777" w:rsidR="00710F67" w:rsidRPr="00710F67" w:rsidRDefault="00710F67" w:rsidP="00710F67">
      <w:pPr>
        <w:pStyle w:val="PlainText"/>
        <w:rPr>
          <w:del w:id="69" w:author="Author" w:date="2026-01-23T09:53:00Z" w16du:dateUtc="2026-01-23T15:53:00Z"/>
          <w:rFonts w:ascii="Courier New" w:hAnsi="Courier New" w:cs="Courier New"/>
        </w:rPr>
      </w:pPr>
    </w:p>
    <w:p w14:paraId="6D770077" w14:textId="77777777" w:rsidR="00710F67" w:rsidRPr="00710F67" w:rsidRDefault="00710F67" w:rsidP="00710F67">
      <w:pPr>
        <w:pStyle w:val="PlainText"/>
        <w:rPr>
          <w:del w:id="70" w:author="Author" w:date="2026-01-23T09:53:00Z" w16du:dateUtc="2026-01-23T15:53:00Z"/>
          <w:rFonts w:ascii="Courier New" w:hAnsi="Courier New" w:cs="Courier New"/>
        </w:rPr>
      </w:pPr>
      <w:del w:id="71" w:author="Author" w:date="2026-01-23T09:53:00Z" w16du:dateUtc="2026-01-23T15:53:00Z">
        <w:r w:rsidRPr="00710F67">
          <w:rPr>
            <w:rFonts w:ascii="Courier New" w:hAnsi="Courier New" w:cs="Courier New"/>
          </w:rPr>
          <w:delText>---</w:delText>
        </w:r>
      </w:del>
    </w:p>
    <w:p w14:paraId="0959BA03" w14:textId="77777777" w:rsidR="00710F67" w:rsidRPr="00710F67" w:rsidRDefault="00710F67" w:rsidP="00710F67">
      <w:pPr>
        <w:pStyle w:val="PlainText"/>
        <w:rPr>
          <w:del w:id="72" w:author="Author" w:date="2026-01-23T09:53:00Z" w16du:dateUtc="2026-01-23T15:53:00Z"/>
          <w:rFonts w:ascii="Courier New" w:hAnsi="Courier New" w:cs="Courier New"/>
        </w:rPr>
      </w:pPr>
    </w:p>
    <w:p w14:paraId="13742F8E" w14:textId="5241C467" w:rsidR="00637087" w:rsidRPr="00637087" w:rsidRDefault="00710F67" w:rsidP="00637087">
      <w:pPr>
        <w:pStyle w:val="PlainText"/>
        <w:rPr>
          <w:ins w:id="73" w:author="Author" w:date="2026-01-23T09:53:00Z" w16du:dateUtc="2026-01-23T15:53:00Z"/>
          <w:rFonts w:ascii="Courier New" w:hAnsi="Courier New" w:cs="Courier New"/>
        </w:rPr>
      </w:pPr>
      <w:del w:id="74" w:author="Author" w:date="2026-01-23T09:53:00Z" w16du:dateUtc="2026-01-23T15:53:00Z">
        <w:r w:rsidRPr="00710F67">
          <w:rPr>
            <w:rFonts w:ascii="Courier New" w:hAnsi="Courier New" w:cs="Courier New"/>
          </w:rPr>
          <w:delText>**By subscribing to and using this Software, you acknowledge that you have read, understood, and agree to be bound by this Software License and all other Terms of Service.**</w:delText>
        </w:r>
      </w:del>
      <w:ins w:id="75" w:author="Author" w:date="2026-01-23T09:53:00Z" w16du:dateUtc="2026-01-23T15:53:00Z">
        <w:r w:rsidR="00637087" w:rsidRPr="00637087">
          <w:rPr>
            <w:rFonts w:ascii="Courier New" w:hAnsi="Courier New" w:cs="Courier New"/>
          </w:rPr>
          <w:t>- Your physical or electronic signature</w:t>
        </w:r>
      </w:ins>
    </w:p>
    <w:p w14:paraId="6B511D0C" w14:textId="77777777" w:rsidR="00637087" w:rsidRPr="00637087" w:rsidRDefault="00637087" w:rsidP="00637087">
      <w:pPr>
        <w:pStyle w:val="PlainText"/>
        <w:rPr>
          <w:rFonts w:ascii="Courier New" w:hAnsi="Courier New" w:cs="Courier New"/>
        </w:rPr>
      </w:pPr>
    </w:p>
    <w:p w14:paraId="21D4339F"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64CD21B8" w14:textId="77777777" w:rsidR="00637087" w:rsidRPr="00637087" w:rsidRDefault="00637087" w:rsidP="00637087">
      <w:pPr>
        <w:pStyle w:val="PlainText"/>
        <w:rPr>
          <w:rFonts w:ascii="Courier New" w:hAnsi="Courier New" w:cs="Courier New"/>
        </w:rPr>
      </w:pPr>
    </w:p>
    <w:p w14:paraId="2C936A35" w14:textId="40188FEA"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3. </w:t>
      </w:r>
      <w:del w:id="76" w:author="Author" w:date="2026-01-23T09:53:00Z" w16du:dateUtc="2026-01-23T15:53:00Z">
        <w:r w:rsidR="00710F67" w:rsidRPr="00710F67">
          <w:rPr>
            <w:rFonts w:ascii="Courier New" w:hAnsi="Courier New" w:cs="Courier New"/>
          </w:rPr>
          <w:delText>Disclaimer</w:delText>
        </w:r>
      </w:del>
      <w:ins w:id="77" w:author="Author" w:date="2026-01-23T09:53:00Z" w16du:dateUtc="2026-01-23T15:53:00Z">
        <w:r w:rsidRPr="00637087">
          <w:rPr>
            <w:rFonts w:ascii="Courier New" w:hAnsi="Courier New" w:cs="Courier New"/>
          </w:rPr>
          <w:t>AI Nature of Service; Entertainment Only; No Reliance</w:t>
        </w:r>
      </w:ins>
    </w:p>
    <w:p w14:paraId="2E5E4F58" w14:textId="77777777" w:rsidR="00637087" w:rsidRPr="00637087" w:rsidRDefault="00637087" w:rsidP="00637087">
      <w:pPr>
        <w:pStyle w:val="PlainText"/>
        <w:rPr>
          <w:rFonts w:ascii="Courier New" w:hAnsi="Courier New" w:cs="Courier New"/>
        </w:rPr>
      </w:pPr>
    </w:p>
    <w:p w14:paraId="0955DE73" w14:textId="77777777" w:rsidR="00710F67" w:rsidRPr="00710F67" w:rsidRDefault="00710F67" w:rsidP="00710F67">
      <w:pPr>
        <w:pStyle w:val="PlainText"/>
        <w:rPr>
          <w:del w:id="78" w:author="Author" w:date="2026-01-23T09:53:00Z" w16du:dateUtc="2026-01-23T15:53:00Z"/>
          <w:rFonts w:ascii="Courier New" w:hAnsi="Courier New" w:cs="Courier New"/>
        </w:rPr>
      </w:pPr>
      <w:del w:id="79" w:author="Author" w:date="2026-01-23T09:53:00Z" w16du:dateUtc="2026-01-23T15:53:00Z">
        <w:r w:rsidRPr="00710F67">
          <w:rPr>
            <w:rFonts w:ascii="Courier New" w:hAnsi="Courier New" w:cs="Courier New"/>
          </w:rPr>
          <w:delText>The materials on our Service are provided on an "as is" basis. We make no warranties, expressed or implied, and hereby disclaim and negate all other warranties including, without limitation, implied warranties or conditions of merchantability, fitness for a particular purpose, or non-infringement of intellectual property or other violation of rights.</w:delText>
        </w:r>
      </w:del>
    </w:p>
    <w:p w14:paraId="73169F82" w14:textId="77777777" w:rsidR="00637087" w:rsidRPr="00637087" w:rsidRDefault="00637087" w:rsidP="00637087">
      <w:pPr>
        <w:pStyle w:val="PlainText"/>
        <w:rPr>
          <w:ins w:id="80" w:author="Author" w:date="2026-01-23T09:53:00Z" w16du:dateUtc="2026-01-23T15:53:00Z"/>
          <w:rFonts w:ascii="Courier New" w:hAnsi="Courier New" w:cs="Courier New"/>
        </w:rPr>
      </w:pPr>
      <w:ins w:id="81" w:author="Author" w:date="2026-01-23T09:53:00Z" w16du:dateUtc="2026-01-23T15:53:00Z">
        <w:r w:rsidRPr="00637087">
          <w:rPr>
            <w:rFonts w:ascii="Courier New" w:hAnsi="Courier New" w:cs="Courier New"/>
          </w:rPr>
          <w:t xml:space="preserve">**The Service uses artificial intelligence to generate </w:t>
        </w:r>
        <w:proofErr w:type="gramStart"/>
        <w:r w:rsidRPr="00637087">
          <w:rPr>
            <w:rFonts w:ascii="Courier New" w:hAnsi="Courier New" w:cs="Courier New"/>
          </w:rPr>
          <w:t>responses.*</w:t>
        </w:r>
        <w:proofErr w:type="gramEnd"/>
        <w:r w:rsidRPr="00637087">
          <w:rPr>
            <w:rFonts w:ascii="Courier New" w:hAnsi="Courier New" w:cs="Courier New"/>
          </w:rPr>
          <w:t>* AI-generated outputs may be incorrect, incomplete, misleading, or inappropriate. All outputs are provided for entertainment and general informational purposes only.</w:t>
        </w:r>
      </w:ins>
    </w:p>
    <w:p w14:paraId="45F23570" w14:textId="77777777" w:rsidR="00637087" w:rsidRPr="00637087" w:rsidRDefault="00637087" w:rsidP="00637087">
      <w:pPr>
        <w:pStyle w:val="PlainText"/>
        <w:rPr>
          <w:ins w:id="82" w:author="Author" w:date="2026-01-23T09:53:00Z" w16du:dateUtc="2026-01-23T15:53:00Z"/>
          <w:rFonts w:ascii="Courier New" w:hAnsi="Courier New" w:cs="Courier New"/>
        </w:rPr>
      </w:pPr>
    </w:p>
    <w:p w14:paraId="77F8E339" w14:textId="77777777" w:rsidR="00637087" w:rsidRPr="00637087" w:rsidRDefault="00637087" w:rsidP="00637087">
      <w:pPr>
        <w:pStyle w:val="PlainText"/>
        <w:rPr>
          <w:ins w:id="83" w:author="Author" w:date="2026-01-23T09:53:00Z" w16du:dateUtc="2026-01-23T15:53:00Z"/>
          <w:rFonts w:ascii="Courier New" w:hAnsi="Courier New" w:cs="Courier New"/>
        </w:rPr>
      </w:pPr>
      <w:ins w:id="84" w:author="Author" w:date="2026-01-23T09:53:00Z" w16du:dateUtc="2026-01-23T15:53:00Z">
        <w:r w:rsidRPr="00637087">
          <w:rPr>
            <w:rFonts w:ascii="Courier New" w:hAnsi="Courier New" w:cs="Courier New"/>
          </w:rPr>
          <w:t xml:space="preserve">**You expressly </w:t>
        </w:r>
        <w:proofErr w:type="gramStart"/>
        <w:r w:rsidRPr="00637087">
          <w:rPr>
            <w:rFonts w:ascii="Courier New" w:hAnsi="Courier New" w:cs="Courier New"/>
          </w:rPr>
          <w:t>agree:*</w:t>
        </w:r>
        <w:proofErr w:type="gramEnd"/>
        <w:r w:rsidRPr="00637087">
          <w:rPr>
            <w:rFonts w:ascii="Courier New" w:hAnsi="Courier New" w:cs="Courier New"/>
          </w:rPr>
          <w:t>*</w:t>
        </w:r>
      </w:ins>
    </w:p>
    <w:p w14:paraId="2232043C" w14:textId="77777777" w:rsidR="00637087" w:rsidRPr="00637087" w:rsidRDefault="00637087" w:rsidP="00637087">
      <w:pPr>
        <w:pStyle w:val="PlainText"/>
        <w:rPr>
          <w:ins w:id="85" w:author="Author" w:date="2026-01-23T09:53:00Z" w16du:dateUtc="2026-01-23T15:53:00Z"/>
          <w:rFonts w:ascii="Courier New" w:hAnsi="Courier New" w:cs="Courier New"/>
        </w:rPr>
      </w:pPr>
    </w:p>
    <w:p w14:paraId="73D93574" w14:textId="77777777" w:rsidR="00637087" w:rsidRPr="00637087" w:rsidRDefault="00637087" w:rsidP="00637087">
      <w:pPr>
        <w:pStyle w:val="PlainText"/>
        <w:rPr>
          <w:ins w:id="86" w:author="Author" w:date="2026-01-23T09:53:00Z" w16du:dateUtc="2026-01-23T15:53:00Z"/>
          <w:rFonts w:ascii="Courier New" w:hAnsi="Courier New" w:cs="Courier New"/>
        </w:rPr>
      </w:pPr>
      <w:ins w:id="87" w:author="Author" w:date="2026-01-23T09:53:00Z" w16du:dateUtc="2026-01-23T15:53:00Z">
        <w:r w:rsidRPr="00637087">
          <w:rPr>
            <w:rFonts w:ascii="Courier New" w:hAnsi="Courier New" w:cs="Courier New"/>
          </w:rPr>
          <w:t>- Not to rely on any Outputs for medical, mental health, legal, financial, or other professional advice</w:t>
        </w:r>
      </w:ins>
    </w:p>
    <w:p w14:paraId="6EE4A42A" w14:textId="77777777" w:rsidR="00637087" w:rsidRPr="00637087" w:rsidRDefault="00637087" w:rsidP="00637087">
      <w:pPr>
        <w:pStyle w:val="PlainText"/>
        <w:rPr>
          <w:ins w:id="88" w:author="Author" w:date="2026-01-23T09:53:00Z" w16du:dateUtc="2026-01-23T15:53:00Z"/>
          <w:rFonts w:ascii="Courier New" w:hAnsi="Courier New" w:cs="Courier New"/>
        </w:rPr>
      </w:pPr>
      <w:ins w:id="89" w:author="Author" w:date="2026-01-23T09:53:00Z" w16du:dateUtc="2026-01-23T15:53:00Z">
        <w:r w:rsidRPr="00637087">
          <w:rPr>
            <w:rFonts w:ascii="Courier New" w:hAnsi="Courier New" w:cs="Courier New"/>
          </w:rPr>
          <w:t>- Not to make any decisions that could result in harm based on Outputs</w:t>
        </w:r>
      </w:ins>
    </w:p>
    <w:p w14:paraId="547AD75E" w14:textId="77777777" w:rsidR="00637087" w:rsidRPr="00637087" w:rsidRDefault="00637087" w:rsidP="00637087">
      <w:pPr>
        <w:pStyle w:val="PlainText"/>
        <w:rPr>
          <w:ins w:id="90" w:author="Author" w:date="2026-01-23T09:53:00Z" w16du:dateUtc="2026-01-23T15:53:00Z"/>
          <w:rFonts w:ascii="Courier New" w:hAnsi="Courier New" w:cs="Courier New"/>
        </w:rPr>
      </w:pPr>
      <w:ins w:id="91" w:author="Author" w:date="2026-01-23T09:53:00Z" w16du:dateUtc="2026-01-23T15:53:00Z">
        <w:r w:rsidRPr="00637087">
          <w:rPr>
            <w:rFonts w:ascii="Courier New" w:hAnsi="Courier New" w:cs="Courier New"/>
          </w:rPr>
          <w:t>- That AI responses do not constitute professional services of any kind</w:t>
        </w:r>
      </w:ins>
    </w:p>
    <w:p w14:paraId="07A51196" w14:textId="77777777" w:rsidR="00637087" w:rsidRPr="00637087" w:rsidRDefault="00637087" w:rsidP="00637087">
      <w:pPr>
        <w:pStyle w:val="PlainText"/>
        <w:rPr>
          <w:ins w:id="92" w:author="Author" w:date="2026-01-23T09:53:00Z" w16du:dateUtc="2026-01-23T15:53:00Z"/>
          <w:rFonts w:ascii="Courier New" w:hAnsi="Courier New" w:cs="Courier New"/>
        </w:rPr>
      </w:pPr>
      <w:ins w:id="93" w:author="Author" w:date="2026-01-23T09:53:00Z" w16du:dateUtc="2026-01-23T15:53:00Z">
        <w:r w:rsidRPr="00637087">
          <w:rPr>
            <w:rFonts w:ascii="Courier New" w:hAnsi="Courier New" w:cs="Courier New"/>
          </w:rPr>
          <w:t>- That Outputs are generated by algorithms and may not reflect factual, accurate, or current information</w:t>
        </w:r>
      </w:ins>
    </w:p>
    <w:p w14:paraId="62A05233" w14:textId="77777777" w:rsidR="00637087" w:rsidRPr="00637087" w:rsidRDefault="00637087" w:rsidP="00637087">
      <w:pPr>
        <w:pStyle w:val="PlainText"/>
        <w:rPr>
          <w:ins w:id="94" w:author="Author" w:date="2026-01-23T09:53:00Z" w16du:dateUtc="2026-01-23T15:53:00Z"/>
          <w:rFonts w:ascii="Courier New" w:hAnsi="Courier New" w:cs="Courier New"/>
        </w:rPr>
      </w:pPr>
      <w:ins w:id="95" w:author="Author" w:date="2026-01-23T09:53:00Z" w16du:dateUtc="2026-01-23T15:53:00Z">
        <w:r w:rsidRPr="00637087">
          <w:rPr>
            <w:rFonts w:ascii="Courier New" w:hAnsi="Courier New" w:cs="Courier New"/>
          </w:rPr>
          <w:t>- To independently verify any information before taking action based on it</w:t>
        </w:r>
      </w:ins>
    </w:p>
    <w:p w14:paraId="3B7E5CE6" w14:textId="77777777" w:rsidR="00637087" w:rsidRPr="00637087" w:rsidRDefault="00637087" w:rsidP="00637087">
      <w:pPr>
        <w:pStyle w:val="PlainText"/>
        <w:rPr>
          <w:rFonts w:ascii="Courier New" w:hAnsi="Courier New" w:cs="Courier New"/>
        </w:rPr>
      </w:pPr>
    </w:p>
    <w:p w14:paraId="79BEAC62"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22E81AB9" w14:textId="77777777" w:rsidR="00637087" w:rsidRPr="00637087" w:rsidRDefault="00637087" w:rsidP="00637087">
      <w:pPr>
        <w:pStyle w:val="PlainText"/>
        <w:rPr>
          <w:rFonts w:ascii="Courier New" w:hAnsi="Courier New" w:cs="Courier New"/>
        </w:rPr>
      </w:pPr>
    </w:p>
    <w:p w14:paraId="3D55ED12" w14:textId="43234061"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4. </w:t>
      </w:r>
      <w:del w:id="96" w:author="Author" w:date="2026-01-23T09:53:00Z" w16du:dateUtc="2026-01-23T15:53:00Z">
        <w:r w:rsidR="00710F67" w:rsidRPr="00710F67">
          <w:rPr>
            <w:rFonts w:ascii="Courier New" w:hAnsi="Courier New" w:cs="Courier New"/>
          </w:rPr>
          <w:delText>Limitations</w:delText>
        </w:r>
      </w:del>
      <w:ins w:id="97" w:author="Author" w:date="2026-01-23T09:53:00Z" w16du:dateUtc="2026-01-23T15:53:00Z">
        <w:r w:rsidRPr="00637087">
          <w:rPr>
            <w:rFonts w:ascii="Courier New" w:hAnsi="Courier New" w:cs="Courier New"/>
          </w:rPr>
          <w:t>Disclaimer</w:t>
        </w:r>
      </w:ins>
      <w:r w:rsidRPr="00637087">
        <w:rPr>
          <w:rFonts w:ascii="Courier New" w:hAnsi="Courier New" w:cs="Courier New"/>
        </w:rPr>
        <w:t xml:space="preserve"> of </w:t>
      </w:r>
      <w:del w:id="98" w:author="Author" w:date="2026-01-23T09:53:00Z" w16du:dateUtc="2026-01-23T15:53:00Z">
        <w:r w:rsidR="00710F67" w:rsidRPr="00710F67">
          <w:rPr>
            <w:rFonts w:ascii="Courier New" w:hAnsi="Courier New" w:cs="Courier New"/>
          </w:rPr>
          <w:delText>Liability</w:delText>
        </w:r>
      </w:del>
      <w:ins w:id="99" w:author="Author" w:date="2026-01-23T09:53:00Z" w16du:dateUtc="2026-01-23T15:53:00Z">
        <w:r w:rsidRPr="00637087">
          <w:rPr>
            <w:rFonts w:ascii="Courier New" w:hAnsi="Courier New" w:cs="Courier New"/>
          </w:rPr>
          <w:t>Warranties</w:t>
        </w:r>
      </w:ins>
    </w:p>
    <w:p w14:paraId="2474986B" w14:textId="77777777" w:rsidR="00637087" w:rsidRPr="00637087" w:rsidRDefault="00637087" w:rsidP="00637087">
      <w:pPr>
        <w:pStyle w:val="PlainText"/>
        <w:rPr>
          <w:rFonts w:ascii="Courier New" w:hAnsi="Courier New" w:cs="Courier New"/>
        </w:rPr>
      </w:pPr>
    </w:p>
    <w:p w14:paraId="28080249" w14:textId="77777777" w:rsidR="00637087" w:rsidRPr="00637087" w:rsidRDefault="00637087" w:rsidP="00637087">
      <w:pPr>
        <w:pStyle w:val="PlainText"/>
        <w:rPr>
          <w:ins w:id="100" w:author="Author" w:date="2026-01-23T09:53:00Z" w16du:dateUtc="2026-01-23T15:53:00Z"/>
          <w:rFonts w:ascii="Courier New" w:hAnsi="Courier New" w:cs="Courier New"/>
        </w:rPr>
      </w:pPr>
      <w:ins w:id="101" w:author="Author" w:date="2026-01-23T09:53:00Z" w16du:dateUtc="2026-01-23T15:53:00Z">
        <w:r w:rsidRPr="00637087">
          <w:rPr>
            <w:rFonts w:ascii="Courier New" w:hAnsi="Courier New" w:cs="Courier New"/>
          </w:rPr>
          <w:t>TO THE FULLEST EXTENT PERMISSIBLE BY APPLICABLE LAW, THE SERVICE AND SOFTWARE ARE PROVIDED ON AN "AS IS" AND "AS AVAILABLE" BASIS. WE MAKE NO WARRANTIES, EXPRESSED OR IMPLIED, INCLUDING BUT NOT LIMITED TO:</w:t>
        </w:r>
      </w:ins>
    </w:p>
    <w:p w14:paraId="564C73F3" w14:textId="77777777" w:rsidR="00637087" w:rsidRPr="00637087" w:rsidRDefault="00637087" w:rsidP="00637087">
      <w:pPr>
        <w:pStyle w:val="PlainText"/>
        <w:rPr>
          <w:moveTo w:id="102" w:author="Author" w:date="2026-01-23T09:53:00Z" w16du:dateUtc="2026-01-23T15:53:00Z"/>
          <w:rFonts w:ascii="Courier New" w:hAnsi="Courier New" w:cs="Courier New"/>
        </w:rPr>
      </w:pPr>
      <w:moveToRangeStart w:id="103" w:author="Author" w:date="2026-01-23T09:53:00Z" w:name="move220054439"/>
    </w:p>
    <w:p w14:paraId="4E090B6A" w14:textId="77777777" w:rsidR="00637087" w:rsidRPr="00637087" w:rsidRDefault="00637087" w:rsidP="00637087">
      <w:pPr>
        <w:pStyle w:val="PlainText"/>
        <w:rPr>
          <w:moveTo w:id="104" w:author="Author" w:date="2026-01-23T09:53:00Z" w16du:dateUtc="2026-01-23T15:53:00Z"/>
          <w:rFonts w:ascii="Courier New" w:hAnsi="Courier New" w:cs="Courier New"/>
        </w:rPr>
      </w:pPr>
      <w:moveTo w:id="105" w:author="Author" w:date="2026-01-23T09:53:00Z" w16du:dateUtc="2026-01-23T15:53:00Z">
        <w:r w:rsidRPr="00637087">
          <w:rPr>
            <w:rFonts w:ascii="Courier New" w:hAnsi="Courier New" w:cs="Courier New"/>
          </w:rPr>
          <w:t>- Implied warranties of merchantability</w:t>
        </w:r>
      </w:moveTo>
    </w:p>
    <w:p w14:paraId="4C07CF0D" w14:textId="77777777" w:rsidR="00637087" w:rsidRPr="00637087" w:rsidRDefault="00637087" w:rsidP="00637087">
      <w:pPr>
        <w:pStyle w:val="PlainText"/>
        <w:rPr>
          <w:moveTo w:id="106" w:author="Author" w:date="2026-01-23T09:53:00Z" w16du:dateUtc="2026-01-23T15:53:00Z"/>
          <w:rFonts w:ascii="Courier New" w:hAnsi="Courier New" w:cs="Courier New"/>
        </w:rPr>
      </w:pPr>
      <w:moveTo w:id="107" w:author="Author" w:date="2026-01-23T09:53:00Z" w16du:dateUtc="2026-01-23T15:53:00Z">
        <w:r w:rsidRPr="00637087">
          <w:rPr>
            <w:rFonts w:ascii="Courier New" w:hAnsi="Courier New" w:cs="Courier New"/>
          </w:rPr>
          <w:t>- Implied warranties of fitness for a particular purpose</w:t>
        </w:r>
      </w:moveTo>
    </w:p>
    <w:p w14:paraId="629F14FD" w14:textId="77777777" w:rsidR="00637087" w:rsidRPr="00637087" w:rsidRDefault="00637087" w:rsidP="00637087">
      <w:pPr>
        <w:pStyle w:val="PlainText"/>
        <w:rPr>
          <w:moveTo w:id="108" w:author="Author" w:date="2026-01-23T09:53:00Z" w16du:dateUtc="2026-01-23T15:53:00Z"/>
          <w:rFonts w:ascii="Courier New" w:hAnsi="Courier New" w:cs="Courier New"/>
        </w:rPr>
      </w:pPr>
      <w:moveTo w:id="109" w:author="Author" w:date="2026-01-23T09:53:00Z" w16du:dateUtc="2026-01-23T15:53:00Z">
        <w:r w:rsidRPr="00637087">
          <w:rPr>
            <w:rFonts w:ascii="Courier New" w:hAnsi="Courier New" w:cs="Courier New"/>
          </w:rPr>
          <w:t>- Implied warranties of non-infringement</w:t>
        </w:r>
      </w:moveTo>
    </w:p>
    <w:p w14:paraId="0BF52400" w14:textId="77777777" w:rsidR="00637087" w:rsidRPr="00637087" w:rsidRDefault="00637087" w:rsidP="00637087">
      <w:pPr>
        <w:pStyle w:val="PlainText"/>
        <w:rPr>
          <w:moveTo w:id="110" w:author="Author" w:date="2026-01-23T09:53:00Z" w16du:dateUtc="2026-01-23T15:53:00Z"/>
          <w:rFonts w:ascii="Courier New" w:hAnsi="Courier New" w:cs="Courier New"/>
        </w:rPr>
      </w:pPr>
      <w:moveTo w:id="111" w:author="Author" w:date="2026-01-23T09:53:00Z" w16du:dateUtc="2026-01-23T15:53:00Z">
        <w:r w:rsidRPr="00637087">
          <w:rPr>
            <w:rFonts w:ascii="Courier New" w:hAnsi="Courier New" w:cs="Courier New"/>
          </w:rPr>
          <w:t>- Warranties arising from course of dealing or course of performance</w:t>
        </w:r>
      </w:moveTo>
    </w:p>
    <w:moveToRangeEnd w:id="103"/>
    <w:p w14:paraId="5672D1AA" w14:textId="77777777" w:rsidR="00637087" w:rsidRPr="00637087" w:rsidRDefault="00637087" w:rsidP="00637087">
      <w:pPr>
        <w:pStyle w:val="PlainText"/>
        <w:rPr>
          <w:ins w:id="112" w:author="Author" w:date="2026-01-23T09:53:00Z" w16du:dateUtc="2026-01-23T15:53:00Z"/>
          <w:rFonts w:ascii="Courier New" w:hAnsi="Courier New" w:cs="Courier New"/>
        </w:rPr>
      </w:pPr>
      <w:ins w:id="113" w:author="Author" w:date="2026-01-23T09:53:00Z" w16du:dateUtc="2026-01-23T15:53:00Z">
        <w:r w:rsidRPr="00637087">
          <w:rPr>
            <w:rFonts w:ascii="Courier New" w:hAnsi="Courier New" w:cs="Courier New"/>
          </w:rPr>
          <w:t>- **Warranties regarding the accuracy, correctness, completeness, or reliability of AI-generated Outputs**</w:t>
        </w:r>
      </w:ins>
    </w:p>
    <w:p w14:paraId="0DE25368" w14:textId="77777777" w:rsidR="00637087" w:rsidRPr="00637087" w:rsidRDefault="00637087" w:rsidP="00637087">
      <w:pPr>
        <w:pStyle w:val="PlainText"/>
        <w:rPr>
          <w:ins w:id="114" w:author="Author" w:date="2026-01-23T09:53:00Z" w16du:dateUtc="2026-01-23T15:53:00Z"/>
          <w:rFonts w:ascii="Courier New" w:hAnsi="Courier New" w:cs="Courier New"/>
        </w:rPr>
      </w:pPr>
      <w:ins w:id="115" w:author="Author" w:date="2026-01-23T09:53:00Z" w16du:dateUtc="2026-01-23T15:53:00Z">
        <w:r w:rsidRPr="00637087">
          <w:rPr>
            <w:rFonts w:ascii="Courier New" w:hAnsi="Courier New" w:cs="Courier New"/>
          </w:rPr>
          <w:t>- **Warranties regarding availability, uptime, or uninterrupted access to the Service**</w:t>
        </w:r>
      </w:ins>
    </w:p>
    <w:p w14:paraId="3EA67ECB" w14:textId="77777777" w:rsidR="00637087" w:rsidRPr="00637087" w:rsidRDefault="00637087" w:rsidP="00637087">
      <w:pPr>
        <w:pStyle w:val="PlainText"/>
        <w:rPr>
          <w:ins w:id="116" w:author="Author" w:date="2026-01-23T09:53:00Z" w16du:dateUtc="2026-01-23T15:53:00Z"/>
          <w:rFonts w:ascii="Courier New" w:hAnsi="Courier New" w:cs="Courier New"/>
        </w:rPr>
      </w:pPr>
      <w:ins w:id="117" w:author="Author" w:date="2026-01-23T09:53:00Z" w16du:dateUtc="2026-01-23T15:53:00Z">
        <w:r w:rsidRPr="00637087">
          <w:rPr>
            <w:rFonts w:ascii="Courier New" w:hAnsi="Courier New" w:cs="Courier New"/>
          </w:rPr>
          <w:lastRenderedPageBreak/>
          <w:t>- **Warranties that the Service will meet your requirements or be suitable for any particular purpose**</w:t>
        </w:r>
      </w:ins>
    </w:p>
    <w:p w14:paraId="145B0C90" w14:textId="77777777" w:rsidR="00637087" w:rsidRPr="00637087" w:rsidRDefault="00637087" w:rsidP="00637087">
      <w:pPr>
        <w:pStyle w:val="PlainText"/>
        <w:rPr>
          <w:moveTo w:id="118" w:author="Author" w:date="2026-01-23T09:53:00Z" w16du:dateUtc="2026-01-23T15:53:00Z"/>
          <w:rFonts w:ascii="Courier New" w:hAnsi="Courier New" w:cs="Courier New"/>
        </w:rPr>
      </w:pPr>
      <w:moveToRangeStart w:id="119" w:author="Author" w:date="2026-01-23T09:53:00Z" w:name="move220054440"/>
    </w:p>
    <w:p w14:paraId="3A699A76" w14:textId="77777777" w:rsidR="00710F67" w:rsidRPr="00710F67" w:rsidRDefault="00637087" w:rsidP="00710F67">
      <w:pPr>
        <w:pStyle w:val="PlainText"/>
        <w:rPr>
          <w:del w:id="120" w:author="Author" w:date="2026-01-23T09:53:00Z" w16du:dateUtc="2026-01-23T15:53:00Z"/>
          <w:rFonts w:ascii="Courier New" w:hAnsi="Courier New" w:cs="Courier New"/>
        </w:rPr>
      </w:pPr>
      <w:moveTo w:id="121" w:author="Author" w:date="2026-01-23T09:53:00Z" w16du:dateUtc="2026-01-23T15:53:00Z">
        <w:r w:rsidRPr="00637087">
          <w:rPr>
            <w:rFonts w:ascii="Courier New" w:hAnsi="Courier New" w:cs="Courier New"/>
          </w:rPr>
          <w:t xml:space="preserve">We do not </w:t>
        </w:r>
      </w:moveTo>
      <w:moveToRangeEnd w:id="119"/>
      <w:del w:id="122" w:author="Author" w:date="2026-01-23T09:53:00Z" w16du:dateUtc="2026-01-23T15:53:00Z">
        <w:r w:rsidR="00710F67" w:rsidRPr="00710F67">
          <w:rPr>
            <w:rFonts w:ascii="Courier New" w:hAnsi="Courier New" w:cs="Courier New"/>
          </w:rPr>
          <w:delText>In no event shall our company or its suppliers be liable for any damages (including, without limitation, damages for loss of data or profit, or due to business interruption) arising out of the use or inability to use the materials on our Service, even if we or an authorized representative has been notified orally or in writing of the possibility of such damage.</w:delText>
        </w:r>
      </w:del>
    </w:p>
    <w:p w14:paraId="03FDA97D" w14:textId="005776D0" w:rsidR="00637087" w:rsidRPr="00637087" w:rsidRDefault="00637087" w:rsidP="00637087">
      <w:pPr>
        <w:pStyle w:val="PlainText"/>
        <w:rPr>
          <w:ins w:id="123" w:author="Author" w:date="2026-01-23T09:53:00Z" w16du:dateUtc="2026-01-23T15:53:00Z"/>
          <w:rFonts w:ascii="Courier New" w:hAnsi="Courier New" w:cs="Courier New"/>
        </w:rPr>
      </w:pPr>
      <w:ins w:id="124" w:author="Author" w:date="2026-01-23T09:53:00Z" w16du:dateUtc="2026-01-23T15:53:00Z">
        <w:r w:rsidRPr="00637087">
          <w:rPr>
            <w:rFonts w:ascii="Courier New" w:hAnsi="Courier New" w:cs="Courier New"/>
          </w:rPr>
          <w:t>warrant that:</w:t>
        </w:r>
      </w:ins>
    </w:p>
    <w:p w14:paraId="355BC43A" w14:textId="77777777" w:rsidR="00637087" w:rsidRPr="00637087" w:rsidRDefault="00637087" w:rsidP="00637087">
      <w:pPr>
        <w:pStyle w:val="PlainText"/>
        <w:rPr>
          <w:ins w:id="125" w:author="Author" w:date="2026-01-23T09:53:00Z" w16du:dateUtc="2026-01-23T15:53:00Z"/>
          <w:rFonts w:ascii="Courier New" w:hAnsi="Courier New" w:cs="Courier New"/>
        </w:rPr>
      </w:pPr>
    </w:p>
    <w:p w14:paraId="1C83B82B" w14:textId="77777777" w:rsidR="00637087" w:rsidRPr="00637087" w:rsidRDefault="00637087" w:rsidP="00637087">
      <w:pPr>
        <w:pStyle w:val="PlainText"/>
        <w:rPr>
          <w:ins w:id="126" w:author="Author" w:date="2026-01-23T09:53:00Z" w16du:dateUtc="2026-01-23T15:53:00Z"/>
          <w:rFonts w:ascii="Courier New" w:hAnsi="Courier New" w:cs="Courier New"/>
        </w:rPr>
      </w:pPr>
      <w:ins w:id="127" w:author="Author" w:date="2026-01-23T09:53:00Z" w16du:dateUtc="2026-01-23T15:53:00Z">
        <w:r w:rsidRPr="00637087">
          <w:rPr>
            <w:rFonts w:ascii="Courier New" w:hAnsi="Courier New" w:cs="Courier New"/>
          </w:rPr>
          <w:t>- The Service will be error-free, secure, or available at all times</w:t>
        </w:r>
      </w:ins>
    </w:p>
    <w:p w14:paraId="043D0DF6" w14:textId="77777777" w:rsidR="00637087" w:rsidRPr="00637087" w:rsidRDefault="00637087" w:rsidP="00637087">
      <w:pPr>
        <w:pStyle w:val="PlainText"/>
        <w:rPr>
          <w:ins w:id="128" w:author="Author" w:date="2026-01-23T09:53:00Z" w16du:dateUtc="2026-01-23T15:53:00Z"/>
          <w:rFonts w:ascii="Courier New" w:hAnsi="Courier New" w:cs="Courier New"/>
        </w:rPr>
      </w:pPr>
      <w:ins w:id="129" w:author="Author" w:date="2026-01-23T09:53:00Z" w16du:dateUtc="2026-01-23T15:53:00Z">
        <w:r w:rsidRPr="00637087">
          <w:rPr>
            <w:rFonts w:ascii="Courier New" w:hAnsi="Courier New" w:cs="Courier New"/>
          </w:rPr>
          <w:t>- Outputs will be accurate, reliable, or suitable for any purpose</w:t>
        </w:r>
      </w:ins>
    </w:p>
    <w:p w14:paraId="354D3CA8" w14:textId="77777777" w:rsidR="00637087" w:rsidRPr="00637087" w:rsidRDefault="00637087" w:rsidP="00637087">
      <w:pPr>
        <w:pStyle w:val="PlainText"/>
        <w:rPr>
          <w:ins w:id="130" w:author="Author" w:date="2026-01-23T09:53:00Z" w16du:dateUtc="2026-01-23T15:53:00Z"/>
          <w:rFonts w:ascii="Courier New" w:hAnsi="Courier New" w:cs="Courier New"/>
        </w:rPr>
      </w:pPr>
      <w:ins w:id="131" w:author="Author" w:date="2026-01-23T09:53:00Z" w16du:dateUtc="2026-01-23T15:53:00Z">
        <w:r w:rsidRPr="00637087">
          <w:rPr>
            <w:rFonts w:ascii="Courier New" w:hAnsi="Courier New" w:cs="Courier New"/>
          </w:rPr>
          <w:t>- Defects will be corrected</w:t>
        </w:r>
      </w:ins>
    </w:p>
    <w:p w14:paraId="6F1CCBE6" w14:textId="77777777" w:rsidR="00637087" w:rsidRPr="00637087" w:rsidRDefault="00637087" w:rsidP="00637087">
      <w:pPr>
        <w:pStyle w:val="PlainText"/>
        <w:rPr>
          <w:ins w:id="132" w:author="Author" w:date="2026-01-23T09:53:00Z" w16du:dateUtc="2026-01-23T15:53:00Z"/>
          <w:rFonts w:ascii="Courier New" w:hAnsi="Courier New" w:cs="Courier New"/>
        </w:rPr>
      </w:pPr>
      <w:ins w:id="133" w:author="Author" w:date="2026-01-23T09:53:00Z" w16du:dateUtc="2026-01-23T15:53:00Z">
        <w:r w:rsidRPr="00637087">
          <w:rPr>
            <w:rFonts w:ascii="Courier New" w:hAnsi="Courier New" w:cs="Courier New"/>
          </w:rPr>
          <w:t>- The Service or servers are free of viruses or harmful components</w:t>
        </w:r>
      </w:ins>
    </w:p>
    <w:p w14:paraId="3EC732B6" w14:textId="77777777" w:rsidR="00637087" w:rsidRPr="00637087" w:rsidRDefault="00637087" w:rsidP="00637087">
      <w:pPr>
        <w:pStyle w:val="PlainText"/>
        <w:rPr>
          <w:ins w:id="134" w:author="Author" w:date="2026-01-23T09:53:00Z" w16du:dateUtc="2026-01-23T15:53:00Z"/>
          <w:rFonts w:ascii="Courier New" w:hAnsi="Courier New" w:cs="Courier New"/>
        </w:rPr>
      </w:pPr>
    </w:p>
    <w:p w14:paraId="7AF14934" w14:textId="77777777" w:rsidR="00637087" w:rsidRPr="00637087" w:rsidRDefault="00637087" w:rsidP="00637087">
      <w:pPr>
        <w:pStyle w:val="PlainText"/>
        <w:rPr>
          <w:ins w:id="135" w:author="Author" w:date="2026-01-23T09:53:00Z" w16du:dateUtc="2026-01-23T15:53:00Z"/>
          <w:rFonts w:ascii="Courier New" w:hAnsi="Courier New" w:cs="Courier New"/>
        </w:rPr>
      </w:pPr>
      <w:ins w:id="136" w:author="Author" w:date="2026-01-23T09:53:00Z" w16du:dateUtc="2026-01-23T15:53:00Z">
        <w:r w:rsidRPr="00637087">
          <w:rPr>
            <w:rFonts w:ascii="Courier New" w:hAnsi="Courier New" w:cs="Courier New"/>
          </w:rPr>
          <w:t>Some jurisdictions do not allow the exclusion of certain warranties, so some of the above exclusions may not apply to you.</w:t>
        </w:r>
      </w:ins>
    </w:p>
    <w:p w14:paraId="15924EF9" w14:textId="77777777" w:rsidR="00637087" w:rsidRPr="00637087" w:rsidRDefault="00637087" w:rsidP="00637087">
      <w:pPr>
        <w:pStyle w:val="PlainText"/>
        <w:rPr>
          <w:rFonts w:ascii="Courier New" w:hAnsi="Courier New" w:cs="Courier New"/>
        </w:rPr>
      </w:pPr>
    </w:p>
    <w:p w14:paraId="28EC5C55"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0E9EF35C" w14:textId="77777777" w:rsidR="00637087" w:rsidRPr="00637087" w:rsidRDefault="00637087" w:rsidP="00637087">
      <w:pPr>
        <w:pStyle w:val="PlainText"/>
        <w:rPr>
          <w:rFonts w:ascii="Courier New" w:hAnsi="Courier New" w:cs="Courier New"/>
        </w:rPr>
      </w:pPr>
    </w:p>
    <w:p w14:paraId="02EAD908" w14:textId="5FD903AC"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5. </w:t>
      </w:r>
      <w:del w:id="137" w:author="Author" w:date="2026-01-23T09:53:00Z" w16du:dateUtc="2026-01-23T15:53:00Z">
        <w:r w:rsidR="00710F67" w:rsidRPr="00710F67">
          <w:rPr>
            <w:rFonts w:ascii="Courier New" w:hAnsi="Courier New" w:cs="Courier New"/>
          </w:rPr>
          <w:delText>Accuracy</w:delText>
        </w:r>
      </w:del>
      <w:ins w:id="138" w:author="Author" w:date="2026-01-23T09:53:00Z" w16du:dateUtc="2026-01-23T15:53:00Z">
        <w:r w:rsidRPr="00637087">
          <w:rPr>
            <w:rFonts w:ascii="Courier New" w:hAnsi="Courier New" w:cs="Courier New"/>
          </w:rPr>
          <w:t>Limitations</w:t>
        </w:r>
      </w:ins>
      <w:r w:rsidRPr="00637087">
        <w:rPr>
          <w:rFonts w:ascii="Courier New" w:hAnsi="Courier New" w:cs="Courier New"/>
        </w:rPr>
        <w:t xml:space="preserve"> of </w:t>
      </w:r>
      <w:del w:id="139" w:author="Author" w:date="2026-01-23T09:53:00Z" w16du:dateUtc="2026-01-23T15:53:00Z">
        <w:r w:rsidR="00710F67" w:rsidRPr="00710F67">
          <w:rPr>
            <w:rFonts w:ascii="Courier New" w:hAnsi="Courier New" w:cs="Courier New"/>
          </w:rPr>
          <w:delText>Materials</w:delText>
        </w:r>
      </w:del>
      <w:ins w:id="140" w:author="Author" w:date="2026-01-23T09:53:00Z" w16du:dateUtc="2026-01-23T15:53:00Z">
        <w:r w:rsidRPr="00637087">
          <w:rPr>
            <w:rFonts w:ascii="Courier New" w:hAnsi="Courier New" w:cs="Courier New"/>
          </w:rPr>
          <w:t>Liability</w:t>
        </w:r>
      </w:ins>
    </w:p>
    <w:p w14:paraId="0694BBC3" w14:textId="77777777" w:rsidR="00637087" w:rsidRPr="00637087" w:rsidRDefault="00637087" w:rsidP="00637087">
      <w:pPr>
        <w:pStyle w:val="PlainText"/>
        <w:rPr>
          <w:rFonts w:ascii="Courier New" w:hAnsi="Courier New" w:cs="Courier New"/>
        </w:rPr>
      </w:pPr>
    </w:p>
    <w:p w14:paraId="236ECCFB" w14:textId="77777777" w:rsidR="00710F67" w:rsidRPr="00710F67" w:rsidRDefault="00710F67" w:rsidP="00710F67">
      <w:pPr>
        <w:pStyle w:val="PlainText"/>
        <w:rPr>
          <w:del w:id="141" w:author="Author" w:date="2026-01-23T09:53:00Z" w16du:dateUtc="2026-01-23T15:53:00Z"/>
          <w:rFonts w:ascii="Courier New" w:hAnsi="Courier New" w:cs="Courier New"/>
        </w:rPr>
      </w:pPr>
      <w:del w:id="142" w:author="Author" w:date="2026-01-23T09:53:00Z" w16du:dateUtc="2026-01-23T15:53:00Z">
        <w:r w:rsidRPr="00710F67">
          <w:rPr>
            <w:rFonts w:ascii="Courier New" w:hAnsi="Courier New" w:cs="Courier New"/>
          </w:rPr>
          <w:delText>The materials appearing on our Service could include technical, typographical, or photographic errors. We do not warrant that any of the materials on our Service are accurate, complete, or current. We may make changes to the materials contained on our Service at any time without notice.</w:delText>
        </w:r>
      </w:del>
    </w:p>
    <w:p w14:paraId="12F3CFA2" w14:textId="77777777" w:rsidR="00637087" w:rsidRPr="00637087" w:rsidRDefault="00637087" w:rsidP="00637087">
      <w:pPr>
        <w:pStyle w:val="PlainText"/>
        <w:rPr>
          <w:ins w:id="143" w:author="Author" w:date="2026-01-23T09:53:00Z" w16du:dateUtc="2026-01-23T15:53:00Z"/>
          <w:rFonts w:ascii="Courier New" w:hAnsi="Courier New" w:cs="Courier New"/>
        </w:rPr>
      </w:pPr>
      <w:ins w:id="144" w:author="Author" w:date="2026-01-23T09:53:00Z" w16du:dateUtc="2026-01-23T15:53:00Z">
        <w:r w:rsidRPr="00637087">
          <w:rPr>
            <w:rFonts w:ascii="Courier New" w:hAnsi="Courier New" w:cs="Courier New"/>
          </w:rPr>
          <w:t>TO THE MAXIMUM EXTENT PERMITTED BY LAW:</w:t>
        </w:r>
      </w:ins>
    </w:p>
    <w:p w14:paraId="2E712F44" w14:textId="77777777" w:rsidR="00637087" w:rsidRPr="00637087" w:rsidRDefault="00637087" w:rsidP="00637087">
      <w:pPr>
        <w:pStyle w:val="PlainText"/>
        <w:rPr>
          <w:ins w:id="145" w:author="Author" w:date="2026-01-23T09:53:00Z" w16du:dateUtc="2026-01-23T15:53:00Z"/>
          <w:rFonts w:ascii="Courier New" w:hAnsi="Courier New" w:cs="Courier New"/>
        </w:rPr>
      </w:pPr>
    </w:p>
    <w:p w14:paraId="472F21DA" w14:textId="77777777" w:rsidR="00637087" w:rsidRPr="00637087" w:rsidRDefault="00637087" w:rsidP="00637087">
      <w:pPr>
        <w:pStyle w:val="PlainText"/>
        <w:rPr>
          <w:ins w:id="146" w:author="Author" w:date="2026-01-23T09:53:00Z" w16du:dateUtc="2026-01-23T15:53:00Z"/>
          <w:rFonts w:ascii="Courier New" w:hAnsi="Courier New" w:cs="Courier New"/>
        </w:rPr>
      </w:pPr>
      <w:ins w:id="147" w:author="Author" w:date="2026-01-23T09:53:00Z" w16du:dateUtc="2026-01-23T15:53:00Z">
        <w:r w:rsidRPr="00637087">
          <w:rPr>
            <w:rFonts w:ascii="Courier New" w:hAnsi="Courier New" w:cs="Courier New"/>
          </w:rPr>
          <w:t>**Excluded Damages**: In no event shall Starship Psychics LLC, its officers, directors, employees, agents, or suppliers be liable for any indirect, incidental, special, consequential, or punitive damages, including but not limited to:</w:t>
        </w:r>
      </w:ins>
    </w:p>
    <w:p w14:paraId="763277BB" w14:textId="77777777" w:rsidR="00637087" w:rsidRPr="00637087" w:rsidRDefault="00637087" w:rsidP="00637087">
      <w:pPr>
        <w:pStyle w:val="PlainText"/>
        <w:rPr>
          <w:ins w:id="148" w:author="Author" w:date="2026-01-23T09:53:00Z" w16du:dateUtc="2026-01-23T15:53:00Z"/>
          <w:rFonts w:ascii="Courier New" w:hAnsi="Courier New" w:cs="Courier New"/>
        </w:rPr>
      </w:pPr>
    </w:p>
    <w:p w14:paraId="092826B1" w14:textId="77777777" w:rsidR="00637087" w:rsidRPr="00637087" w:rsidRDefault="00637087" w:rsidP="00637087">
      <w:pPr>
        <w:pStyle w:val="PlainText"/>
        <w:rPr>
          <w:ins w:id="149" w:author="Author" w:date="2026-01-23T09:53:00Z" w16du:dateUtc="2026-01-23T15:53:00Z"/>
          <w:rFonts w:ascii="Courier New" w:hAnsi="Courier New" w:cs="Courier New"/>
        </w:rPr>
      </w:pPr>
      <w:ins w:id="150" w:author="Author" w:date="2026-01-23T09:53:00Z" w16du:dateUtc="2026-01-23T15:53:00Z">
        <w:r w:rsidRPr="00637087">
          <w:rPr>
            <w:rFonts w:ascii="Courier New" w:hAnsi="Courier New" w:cs="Courier New"/>
          </w:rPr>
          <w:t>- Loss of profits or revenue</w:t>
        </w:r>
      </w:ins>
    </w:p>
    <w:p w14:paraId="6460FB30" w14:textId="77777777" w:rsidR="00637087" w:rsidRPr="00637087" w:rsidRDefault="00637087" w:rsidP="00637087">
      <w:pPr>
        <w:pStyle w:val="PlainText"/>
        <w:rPr>
          <w:ins w:id="151" w:author="Author" w:date="2026-01-23T09:53:00Z" w16du:dateUtc="2026-01-23T15:53:00Z"/>
          <w:rFonts w:ascii="Courier New" w:hAnsi="Courier New" w:cs="Courier New"/>
        </w:rPr>
      </w:pPr>
      <w:ins w:id="152" w:author="Author" w:date="2026-01-23T09:53:00Z" w16du:dateUtc="2026-01-23T15:53:00Z">
        <w:r w:rsidRPr="00637087">
          <w:rPr>
            <w:rFonts w:ascii="Courier New" w:hAnsi="Courier New" w:cs="Courier New"/>
          </w:rPr>
          <w:t>- Loss of data</w:t>
        </w:r>
      </w:ins>
    </w:p>
    <w:p w14:paraId="779144B0" w14:textId="77777777" w:rsidR="00637087" w:rsidRPr="00637087" w:rsidRDefault="00637087" w:rsidP="00637087">
      <w:pPr>
        <w:pStyle w:val="PlainText"/>
        <w:rPr>
          <w:ins w:id="153" w:author="Author" w:date="2026-01-23T09:53:00Z" w16du:dateUtc="2026-01-23T15:53:00Z"/>
          <w:rFonts w:ascii="Courier New" w:hAnsi="Courier New" w:cs="Courier New"/>
        </w:rPr>
      </w:pPr>
      <w:ins w:id="154" w:author="Author" w:date="2026-01-23T09:53:00Z" w16du:dateUtc="2026-01-23T15:53:00Z">
        <w:r w:rsidRPr="00637087">
          <w:rPr>
            <w:rFonts w:ascii="Courier New" w:hAnsi="Courier New" w:cs="Courier New"/>
          </w:rPr>
          <w:t>- Loss of business opportunity</w:t>
        </w:r>
      </w:ins>
    </w:p>
    <w:p w14:paraId="1B05157E" w14:textId="77777777" w:rsidR="00637087" w:rsidRPr="00637087" w:rsidRDefault="00637087" w:rsidP="00637087">
      <w:pPr>
        <w:pStyle w:val="PlainText"/>
        <w:rPr>
          <w:ins w:id="155" w:author="Author" w:date="2026-01-23T09:53:00Z" w16du:dateUtc="2026-01-23T15:53:00Z"/>
          <w:rFonts w:ascii="Courier New" w:hAnsi="Courier New" w:cs="Courier New"/>
        </w:rPr>
      </w:pPr>
      <w:ins w:id="156" w:author="Author" w:date="2026-01-23T09:53:00Z" w16du:dateUtc="2026-01-23T15:53:00Z">
        <w:r w:rsidRPr="00637087">
          <w:rPr>
            <w:rFonts w:ascii="Courier New" w:hAnsi="Courier New" w:cs="Courier New"/>
          </w:rPr>
          <w:t>- Business interruption</w:t>
        </w:r>
      </w:ins>
    </w:p>
    <w:p w14:paraId="2D163880" w14:textId="77777777" w:rsidR="00637087" w:rsidRPr="00637087" w:rsidRDefault="00637087" w:rsidP="00637087">
      <w:pPr>
        <w:pStyle w:val="PlainText"/>
        <w:rPr>
          <w:ins w:id="157" w:author="Author" w:date="2026-01-23T09:53:00Z" w16du:dateUtc="2026-01-23T15:53:00Z"/>
          <w:rFonts w:ascii="Courier New" w:hAnsi="Courier New" w:cs="Courier New"/>
        </w:rPr>
      </w:pPr>
      <w:ins w:id="158" w:author="Author" w:date="2026-01-23T09:53:00Z" w16du:dateUtc="2026-01-23T15:53:00Z">
        <w:r w:rsidRPr="00637087">
          <w:rPr>
            <w:rFonts w:ascii="Courier New" w:hAnsi="Courier New" w:cs="Courier New"/>
          </w:rPr>
          <w:t>- Personal injury</w:t>
        </w:r>
      </w:ins>
    </w:p>
    <w:p w14:paraId="4882430B" w14:textId="77777777" w:rsidR="00637087" w:rsidRPr="00637087" w:rsidRDefault="00637087" w:rsidP="00637087">
      <w:pPr>
        <w:pStyle w:val="PlainText"/>
        <w:rPr>
          <w:ins w:id="159" w:author="Author" w:date="2026-01-23T09:53:00Z" w16du:dateUtc="2026-01-23T15:53:00Z"/>
          <w:rFonts w:ascii="Courier New" w:hAnsi="Courier New" w:cs="Courier New"/>
        </w:rPr>
      </w:pPr>
      <w:ins w:id="160" w:author="Author" w:date="2026-01-23T09:53:00Z" w16du:dateUtc="2026-01-23T15:53:00Z">
        <w:r w:rsidRPr="00637087">
          <w:rPr>
            <w:rFonts w:ascii="Courier New" w:hAnsi="Courier New" w:cs="Courier New"/>
          </w:rPr>
          <w:t>- Emotional distress</w:t>
        </w:r>
      </w:ins>
    </w:p>
    <w:p w14:paraId="4852CDD8" w14:textId="77777777" w:rsidR="00637087" w:rsidRPr="00637087" w:rsidRDefault="00637087" w:rsidP="00637087">
      <w:pPr>
        <w:pStyle w:val="PlainText"/>
        <w:rPr>
          <w:ins w:id="161" w:author="Author" w:date="2026-01-23T09:53:00Z" w16du:dateUtc="2026-01-23T15:53:00Z"/>
          <w:rFonts w:ascii="Courier New" w:hAnsi="Courier New" w:cs="Courier New"/>
        </w:rPr>
      </w:pPr>
      <w:ins w:id="162" w:author="Author" w:date="2026-01-23T09:53:00Z" w16du:dateUtc="2026-01-23T15:53:00Z">
        <w:r w:rsidRPr="00637087">
          <w:rPr>
            <w:rFonts w:ascii="Courier New" w:hAnsi="Courier New" w:cs="Courier New"/>
          </w:rPr>
          <w:t>- Any damages arising from reliance on AI-generated Outputs</w:t>
        </w:r>
      </w:ins>
    </w:p>
    <w:p w14:paraId="2BAFB0EF" w14:textId="77777777" w:rsidR="00637087" w:rsidRPr="00637087" w:rsidRDefault="00637087" w:rsidP="00637087">
      <w:pPr>
        <w:pStyle w:val="PlainText"/>
        <w:rPr>
          <w:ins w:id="163" w:author="Author" w:date="2026-01-23T09:53:00Z" w16du:dateUtc="2026-01-23T15:53:00Z"/>
          <w:rFonts w:ascii="Courier New" w:hAnsi="Courier New" w:cs="Courier New"/>
        </w:rPr>
      </w:pPr>
    </w:p>
    <w:p w14:paraId="0E239605" w14:textId="77777777" w:rsidR="00637087" w:rsidRPr="00637087" w:rsidRDefault="00637087" w:rsidP="00637087">
      <w:pPr>
        <w:pStyle w:val="PlainText"/>
        <w:rPr>
          <w:ins w:id="164" w:author="Author" w:date="2026-01-23T09:53:00Z" w16du:dateUtc="2026-01-23T15:53:00Z"/>
          <w:rFonts w:ascii="Courier New" w:hAnsi="Courier New" w:cs="Courier New"/>
        </w:rPr>
      </w:pPr>
      <w:ins w:id="165" w:author="Author" w:date="2026-01-23T09:53:00Z" w16du:dateUtc="2026-01-23T15:53:00Z">
        <w:r w:rsidRPr="00637087">
          <w:rPr>
            <w:rFonts w:ascii="Courier New" w:hAnsi="Courier New" w:cs="Courier New"/>
          </w:rPr>
          <w:t>**Liability Cap**: Our total liability to you for all claims arising out of or relating to these Terms or the Service, whether in contract, tort, or otherwise, shall not exceed the greater of: (a) the total amount you paid to us in subscription fees during the three (3) months immediately preceding the event giving rise to the liability, or (b) one hundred dollars ($100 USD).</w:t>
        </w:r>
      </w:ins>
    </w:p>
    <w:p w14:paraId="063F0574" w14:textId="77777777" w:rsidR="00637087" w:rsidRPr="00637087" w:rsidRDefault="00637087" w:rsidP="00637087">
      <w:pPr>
        <w:pStyle w:val="PlainText"/>
        <w:rPr>
          <w:ins w:id="166" w:author="Author" w:date="2026-01-23T09:53:00Z" w16du:dateUtc="2026-01-23T15:53:00Z"/>
          <w:rFonts w:ascii="Courier New" w:hAnsi="Courier New" w:cs="Courier New"/>
        </w:rPr>
      </w:pPr>
    </w:p>
    <w:p w14:paraId="3AC0D921" w14:textId="77777777" w:rsidR="00637087" w:rsidRPr="00637087" w:rsidRDefault="00637087" w:rsidP="00637087">
      <w:pPr>
        <w:pStyle w:val="PlainText"/>
        <w:rPr>
          <w:ins w:id="167" w:author="Author" w:date="2026-01-23T09:53:00Z" w16du:dateUtc="2026-01-23T15:53:00Z"/>
          <w:rFonts w:ascii="Courier New" w:hAnsi="Courier New" w:cs="Courier New"/>
        </w:rPr>
      </w:pPr>
      <w:ins w:id="168" w:author="Author" w:date="2026-01-23T09:53:00Z" w16du:dateUtc="2026-01-23T15:53:00Z">
        <w:r w:rsidRPr="00637087">
          <w:rPr>
            <w:rFonts w:ascii="Courier New" w:hAnsi="Courier New" w:cs="Courier New"/>
          </w:rPr>
          <w:t>**Acknowledgment**: You acknowledge that the fees you pay reflect this allocation of risk and that we would not provide the Service without these limitations.</w:t>
        </w:r>
      </w:ins>
    </w:p>
    <w:p w14:paraId="1356A45A" w14:textId="77777777" w:rsidR="00637087" w:rsidRPr="00637087" w:rsidRDefault="00637087" w:rsidP="00637087">
      <w:pPr>
        <w:pStyle w:val="PlainText"/>
        <w:rPr>
          <w:ins w:id="169" w:author="Author" w:date="2026-01-23T09:53:00Z" w16du:dateUtc="2026-01-23T15:53:00Z"/>
          <w:rFonts w:ascii="Courier New" w:hAnsi="Courier New" w:cs="Courier New"/>
        </w:rPr>
      </w:pPr>
    </w:p>
    <w:p w14:paraId="7DEBD09B" w14:textId="77777777" w:rsidR="00637087" w:rsidRPr="00637087" w:rsidRDefault="00637087" w:rsidP="00637087">
      <w:pPr>
        <w:pStyle w:val="PlainText"/>
        <w:rPr>
          <w:ins w:id="170" w:author="Author" w:date="2026-01-23T09:53:00Z" w16du:dateUtc="2026-01-23T15:53:00Z"/>
          <w:rFonts w:ascii="Courier New" w:hAnsi="Courier New" w:cs="Courier New"/>
        </w:rPr>
      </w:pPr>
      <w:ins w:id="171" w:author="Author" w:date="2026-01-23T09:53:00Z" w16du:dateUtc="2026-01-23T15:53:00Z">
        <w:r w:rsidRPr="00637087">
          <w:rPr>
            <w:rFonts w:ascii="Courier New" w:hAnsi="Courier New" w:cs="Courier New"/>
          </w:rPr>
          <w:lastRenderedPageBreak/>
          <w:t>**Jurisdictional Limitations**: Some jurisdictions do not allow the limitation or exclusion of liability for incidental or consequential damages. In such jurisdictions, our liability shall be limited to the greatest extent permitted by law.</w:t>
        </w:r>
      </w:ins>
    </w:p>
    <w:p w14:paraId="5AAEC830" w14:textId="77777777" w:rsidR="00637087" w:rsidRPr="00637087" w:rsidRDefault="00637087" w:rsidP="00637087">
      <w:pPr>
        <w:pStyle w:val="PlainText"/>
        <w:rPr>
          <w:ins w:id="172" w:author="Author" w:date="2026-01-23T09:53:00Z" w16du:dateUtc="2026-01-23T15:53:00Z"/>
          <w:rFonts w:ascii="Courier New" w:hAnsi="Courier New" w:cs="Courier New"/>
        </w:rPr>
      </w:pPr>
    </w:p>
    <w:p w14:paraId="7E42B944" w14:textId="77777777" w:rsidR="00637087" w:rsidRPr="00637087" w:rsidRDefault="00637087" w:rsidP="00637087">
      <w:pPr>
        <w:pStyle w:val="PlainText"/>
        <w:rPr>
          <w:ins w:id="173" w:author="Author" w:date="2026-01-23T09:53:00Z" w16du:dateUtc="2026-01-23T15:53:00Z"/>
          <w:rFonts w:ascii="Courier New" w:hAnsi="Courier New" w:cs="Courier New"/>
        </w:rPr>
      </w:pPr>
      <w:ins w:id="174" w:author="Author" w:date="2026-01-23T09:53:00Z" w16du:dateUtc="2026-01-23T15:53:00Z">
        <w:r w:rsidRPr="00637087">
          <w:rPr>
            <w:rFonts w:ascii="Courier New" w:hAnsi="Courier New" w:cs="Courier New"/>
          </w:rPr>
          <w:t>**Essential Purpose**: The limitations in this section shall apply even if any limited remedy fails of its essential purpose.</w:t>
        </w:r>
      </w:ins>
    </w:p>
    <w:p w14:paraId="60CA721E" w14:textId="77777777" w:rsidR="00637087" w:rsidRPr="00637087" w:rsidRDefault="00637087" w:rsidP="00637087">
      <w:pPr>
        <w:pStyle w:val="PlainText"/>
        <w:rPr>
          <w:rFonts w:ascii="Courier New" w:hAnsi="Courier New" w:cs="Courier New"/>
        </w:rPr>
      </w:pPr>
    </w:p>
    <w:p w14:paraId="5188D20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08EE03F4" w14:textId="77777777" w:rsidR="00637087" w:rsidRPr="00637087" w:rsidRDefault="00637087" w:rsidP="00637087">
      <w:pPr>
        <w:pStyle w:val="PlainText"/>
        <w:rPr>
          <w:rFonts w:ascii="Courier New" w:hAnsi="Courier New" w:cs="Courier New"/>
        </w:rPr>
      </w:pPr>
    </w:p>
    <w:p w14:paraId="2E1A5DF7" w14:textId="6CBA7772"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6. </w:t>
      </w:r>
      <w:ins w:id="175" w:author="Author" w:date="2026-01-23T09:53:00Z" w16du:dateUtc="2026-01-23T15:53:00Z">
        <w:r w:rsidRPr="00637087">
          <w:rPr>
            <w:rFonts w:ascii="Courier New" w:hAnsi="Courier New" w:cs="Courier New"/>
          </w:rPr>
          <w:t xml:space="preserve">Accuracy of </w:t>
        </w:r>
      </w:ins>
      <w:r w:rsidRPr="00637087">
        <w:rPr>
          <w:rFonts w:ascii="Courier New" w:hAnsi="Courier New" w:cs="Courier New"/>
        </w:rPr>
        <w:t xml:space="preserve">Materials and </w:t>
      </w:r>
      <w:del w:id="176" w:author="Author" w:date="2026-01-23T09:53:00Z" w16du:dateUtc="2026-01-23T15:53:00Z">
        <w:r w:rsidR="00710F67" w:rsidRPr="00710F67">
          <w:rPr>
            <w:rFonts w:ascii="Courier New" w:hAnsi="Courier New" w:cs="Courier New"/>
          </w:rPr>
          <w:delText>Content Ownership</w:delText>
        </w:r>
      </w:del>
      <w:ins w:id="177" w:author="Author" w:date="2026-01-23T09:53:00Z" w16du:dateUtc="2026-01-23T15:53:00Z">
        <w:r w:rsidRPr="00637087">
          <w:rPr>
            <w:rFonts w:ascii="Courier New" w:hAnsi="Courier New" w:cs="Courier New"/>
          </w:rPr>
          <w:t>AI Outputs</w:t>
        </w:r>
      </w:ins>
    </w:p>
    <w:p w14:paraId="44939AA8" w14:textId="77777777" w:rsidR="00637087" w:rsidRPr="00637087" w:rsidRDefault="00637087" w:rsidP="00637087">
      <w:pPr>
        <w:pStyle w:val="PlainText"/>
        <w:rPr>
          <w:rFonts w:ascii="Courier New" w:hAnsi="Courier New" w:cs="Courier New"/>
        </w:rPr>
      </w:pPr>
    </w:p>
    <w:p w14:paraId="6DA0F545" w14:textId="48854E71" w:rsidR="00637087" w:rsidRPr="00637087" w:rsidRDefault="00637087" w:rsidP="00637087">
      <w:pPr>
        <w:pStyle w:val="PlainText"/>
        <w:rPr>
          <w:ins w:id="178" w:author="Author" w:date="2026-01-23T09:53:00Z" w16du:dateUtc="2026-01-23T15:53:00Z"/>
          <w:rFonts w:ascii="Courier New" w:hAnsi="Courier New" w:cs="Courier New"/>
        </w:rPr>
      </w:pPr>
      <w:r w:rsidRPr="00637087">
        <w:rPr>
          <w:rFonts w:ascii="Courier New" w:hAnsi="Courier New" w:cs="Courier New"/>
        </w:rPr>
        <w:t xml:space="preserve">The materials </w:t>
      </w:r>
      <w:ins w:id="179" w:author="Author" w:date="2026-01-23T09:53:00Z" w16du:dateUtc="2026-01-23T15:53:00Z">
        <w:r w:rsidRPr="00637087">
          <w:rPr>
            <w:rFonts w:ascii="Courier New" w:hAnsi="Courier New" w:cs="Courier New"/>
          </w:rPr>
          <w:t xml:space="preserve">and AI-generated content appearing on our Service may include technical, typographical, factual, or logical errors. **We do not warrant that any materials, Outputs, or information </w:t>
        </w:r>
      </w:ins>
      <w:r w:rsidRPr="00637087">
        <w:rPr>
          <w:rFonts w:ascii="Courier New" w:hAnsi="Courier New" w:cs="Courier New"/>
        </w:rPr>
        <w:t xml:space="preserve">on our Service are </w:t>
      </w:r>
      <w:del w:id="180" w:author="Author" w:date="2026-01-23T09:53:00Z" w16du:dateUtc="2026-01-23T15:53:00Z">
        <w:r w:rsidR="00710F67" w:rsidRPr="00710F67">
          <w:rPr>
            <w:rFonts w:ascii="Courier New" w:hAnsi="Courier New" w:cs="Courier New"/>
          </w:rPr>
          <w:delText>owned or controlled</w:delText>
        </w:r>
      </w:del>
      <w:ins w:id="181" w:author="Author" w:date="2026-01-23T09:53:00Z" w16du:dateUtc="2026-01-23T15:53:00Z">
        <w:r w:rsidRPr="00637087">
          <w:rPr>
            <w:rFonts w:ascii="Courier New" w:hAnsi="Courier New" w:cs="Courier New"/>
          </w:rPr>
          <w:t xml:space="preserve">accurate, complete, current, or </w:t>
        </w:r>
        <w:proofErr w:type="gramStart"/>
        <w:r w:rsidRPr="00637087">
          <w:rPr>
            <w:rFonts w:ascii="Courier New" w:hAnsi="Courier New" w:cs="Courier New"/>
          </w:rPr>
          <w:t>reliable.*</w:t>
        </w:r>
        <w:proofErr w:type="gramEnd"/>
        <w:r w:rsidRPr="00637087">
          <w:rPr>
            <w:rFonts w:ascii="Courier New" w:hAnsi="Courier New" w:cs="Courier New"/>
          </w:rPr>
          <w:t>*</w:t>
        </w:r>
      </w:ins>
    </w:p>
    <w:p w14:paraId="52EE5AE4" w14:textId="77777777" w:rsidR="00637087" w:rsidRPr="00637087" w:rsidRDefault="00637087" w:rsidP="00637087">
      <w:pPr>
        <w:pStyle w:val="PlainText"/>
        <w:rPr>
          <w:ins w:id="182" w:author="Author" w:date="2026-01-23T09:53:00Z" w16du:dateUtc="2026-01-23T15:53:00Z"/>
          <w:rFonts w:ascii="Courier New" w:hAnsi="Courier New" w:cs="Courier New"/>
        </w:rPr>
      </w:pPr>
    </w:p>
    <w:p w14:paraId="1D21BC5D" w14:textId="3EE4FC96" w:rsidR="00637087" w:rsidRPr="00637087" w:rsidRDefault="00637087" w:rsidP="00637087">
      <w:pPr>
        <w:pStyle w:val="PlainText"/>
        <w:rPr>
          <w:rFonts w:ascii="Courier New" w:hAnsi="Courier New" w:cs="Courier New"/>
        </w:rPr>
      </w:pPr>
      <w:ins w:id="183" w:author="Author" w:date="2026-01-23T09:53:00Z" w16du:dateUtc="2026-01-23T15:53:00Z">
        <w:r w:rsidRPr="00637087">
          <w:rPr>
            <w:rFonts w:ascii="Courier New" w:hAnsi="Courier New" w:cs="Courier New"/>
          </w:rPr>
          <w:t>We may make changes to the materials, features, or AI models used</w:t>
        </w:r>
      </w:ins>
      <w:r w:rsidRPr="00637087">
        <w:rPr>
          <w:rFonts w:ascii="Courier New" w:hAnsi="Courier New" w:cs="Courier New"/>
        </w:rPr>
        <w:t xml:space="preserve"> by </w:t>
      </w:r>
      <w:del w:id="184" w:author="Author" w:date="2026-01-23T09:53:00Z" w16du:dateUtc="2026-01-23T15:53:00Z">
        <w:r w:rsidR="00710F67" w:rsidRPr="00710F67">
          <w:rPr>
            <w:rFonts w:ascii="Courier New" w:hAnsi="Courier New" w:cs="Courier New"/>
          </w:rPr>
          <w:delText>us. Unauthorized use of any materials may violate copyright, trademark, and other laws. You agree that you will not reproduce, retransmit, distribute, disseminate, sell, publish, broadcast, or circulate</w:delText>
        </w:r>
      </w:del>
      <w:ins w:id="185" w:author="Author" w:date="2026-01-23T09:53:00Z" w16du:dateUtc="2026-01-23T15:53:00Z">
        <w:r w:rsidRPr="00637087">
          <w:rPr>
            <w:rFonts w:ascii="Courier New" w:hAnsi="Courier New" w:cs="Courier New"/>
          </w:rPr>
          <w:t>the Service at</w:t>
        </w:r>
      </w:ins>
      <w:r w:rsidRPr="00637087">
        <w:rPr>
          <w:rFonts w:ascii="Courier New" w:hAnsi="Courier New" w:cs="Courier New"/>
        </w:rPr>
        <w:t xml:space="preserve"> any </w:t>
      </w:r>
      <w:del w:id="186" w:author="Author" w:date="2026-01-23T09:53:00Z" w16du:dateUtc="2026-01-23T15:53:00Z">
        <w:r w:rsidR="00710F67" w:rsidRPr="00710F67">
          <w:rPr>
            <w:rFonts w:ascii="Courier New" w:hAnsi="Courier New" w:cs="Courier New"/>
          </w:rPr>
          <w:delText>such material</w:delText>
        </w:r>
      </w:del>
      <w:ins w:id="187" w:author="Author" w:date="2026-01-23T09:53:00Z" w16du:dateUtc="2026-01-23T15:53:00Z">
        <w:r w:rsidRPr="00637087">
          <w:rPr>
            <w:rFonts w:ascii="Courier New" w:hAnsi="Courier New" w:cs="Courier New"/>
          </w:rPr>
          <w:t>time</w:t>
        </w:r>
      </w:ins>
      <w:r w:rsidRPr="00637087">
        <w:rPr>
          <w:rFonts w:ascii="Courier New" w:hAnsi="Courier New" w:cs="Courier New"/>
        </w:rPr>
        <w:t xml:space="preserve"> without </w:t>
      </w:r>
      <w:del w:id="188" w:author="Author" w:date="2026-01-23T09:53:00Z" w16du:dateUtc="2026-01-23T15:53:00Z">
        <w:r w:rsidR="00710F67" w:rsidRPr="00710F67">
          <w:rPr>
            <w:rFonts w:ascii="Courier New" w:hAnsi="Courier New" w:cs="Courier New"/>
          </w:rPr>
          <w:delText>our written permission</w:delText>
        </w:r>
      </w:del>
      <w:ins w:id="189" w:author="Author" w:date="2026-01-23T09:53:00Z" w16du:dateUtc="2026-01-23T15:53:00Z">
        <w:r w:rsidRPr="00637087">
          <w:rPr>
            <w:rFonts w:ascii="Courier New" w:hAnsi="Courier New" w:cs="Courier New"/>
          </w:rPr>
          <w:t>notice. We do not undertake any obligation to update materials or correct errors</w:t>
        </w:r>
      </w:ins>
      <w:r w:rsidRPr="00637087">
        <w:rPr>
          <w:rFonts w:ascii="Courier New" w:hAnsi="Courier New" w:cs="Courier New"/>
        </w:rPr>
        <w:t>.</w:t>
      </w:r>
    </w:p>
    <w:p w14:paraId="324405F7" w14:textId="77777777" w:rsidR="00637087" w:rsidRPr="00637087" w:rsidRDefault="00637087" w:rsidP="00637087">
      <w:pPr>
        <w:pStyle w:val="PlainText"/>
        <w:rPr>
          <w:ins w:id="190" w:author="Author" w:date="2026-01-23T09:53:00Z" w16du:dateUtc="2026-01-23T15:53:00Z"/>
          <w:rFonts w:ascii="Courier New" w:hAnsi="Courier New" w:cs="Courier New"/>
        </w:rPr>
      </w:pPr>
    </w:p>
    <w:p w14:paraId="76A5A7D3" w14:textId="77777777" w:rsidR="00637087" w:rsidRPr="00637087" w:rsidRDefault="00637087" w:rsidP="00637087">
      <w:pPr>
        <w:pStyle w:val="PlainText"/>
        <w:rPr>
          <w:ins w:id="191" w:author="Author" w:date="2026-01-23T09:53:00Z" w16du:dateUtc="2026-01-23T15:53:00Z"/>
          <w:rFonts w:ascii="Courier New" w:hAnsi="Courier New" w:cs="Courier New"/>
        </w:rPr>
      </w:pPr>
      <w:ins w:id="192" w:author="Author" w:date="2026-01-23T09:53:00Z" w16du:dateUtc="2026-01-23T15:53:00Z">
        <w:r w:rsidRPr="00637087">
          <w:rPr>
            <w:rFonts w:ascii="Courier New" w:hAnsi="Courier New" w:cs="Courier New"/>
          </w:rPr>
          <w:t xml:space="preserve">**You acknowledge that AI systems can produce outputs </w:t>
        </w:r>
        <w:proofErr w:type="gramStart"/>
        <w:r w:rsidRPr="00637087">
          <w:rPr>
            <w:rFonts w:ascii="Courier New" w:hAnsi="Courier New" w:cs="Courier New"/>
          </w:rPr>
          <w:t>that:*</w:t>
        </w:r>
        <w:proofErr w:type="gramEnd"/>
        <w:r w:rsidRPr="00637087">
          <w:rPr>
            <w:rFonts w:ascii="Courier New" w:hAnsi="Courier New" w:cs="Courier New"/>
          </w:rPr>
          <w:t>*</w:t>
        </w:r>
      </w:ins>
    </w:p>
    <w:p w14:paraId="4C24345A" w14:textId="77777777" w:rsidR="00637087" w:rsidRPr="00637087" w:rsidRDefault="00637087" w:rsidP="00637087">
      <w:pPr>
        <w:pStyle w:val="PlainText"/>
        <w:rPr>
          <w:ins w:id="193" w:author="Author" w:date="2026-01-23T09:53:00Z" w16du:dateUtc="2026-01-23T15:53:00Z"/>
          <w:rFonts w:ascii="Courier New" w:hAnsi="Courier New" w:cs="Courier New"/>
        </w:rPr>
      </w:pPr>
    </w:p>
    <w:p w14:paraId="23F92D59" w14:textId="77777777" w:rsidR="00637087" w:rsidRPr="00637087" w:rsidRDefault="00637087" w:rsidP="00637087">
      <w:pPr>
        <w:pStyle w:val="PlainText"/>
        <w:rPr>
          <w:ins w:id="194" w:author="Author" w:date="2026-01-23T09:53:00Z" w16du:dateUtc="2026-01-23T15:53:00Z"/>
          <w:rFonts w:ascii="Courier New" w:hAnsi="Courier New" w:cs="Courier New"/>
        </w:rPr>
      </w:pPr>
      <w:ins w:id="195" w:author="Author" w:date="2026-01-23T09:53:00Z" w16du:dateUtc="2026-01-23T15:53:00Z">
        <w:r w:rsidRPr="00637087">
          <w:rPr>
            <w:rFonts w:ascii="Courier New" w:hAnsi="Courier New" w:cs="Courier New"/>
          </w:rPr>
          <w:t>- Contain factual inaccuracies or "hallucinations"</w:t>
        </w:r>
      </w:ins>
    </w:p>
    <w:p w14:paraId="294D8234" w14:textId="77777777" w:rsidR="00637087" w:rsidRPr="00637087" w:rsidRDefault="00637087" w:rsidP="00637087">
      <w:pPr>
        <w:pStyle w:val="PlainText"/>
        <w:rPr>
          <w:ins w:id="196" w:author="Author" w:date="2026-01-23T09:53:00Z" w16du:dateUtc="2026-01-23T15:53:00Z"/>
          <w:rFonts w:ascii="Courier New" w:hAnsi="Courier New" w:cs="Courier New"/>
        </w:rPr>
      </w:pPr>
      <w:ins w:id="197" w:author="Author" w:date="2026-01-23T09:53:00Z" w16du:dateUtc="2026-01-23T15:53:00Z">
        <w:r w:rsidRPr="00637087">
          <w:rPr>
            <w:rFonts w:ascii="Courier New" w:hAnsi="Courier New" w:cs="Courier New"/>
          </w:rPr>
          <w:t>- Reflect biases present in training data</w:t>
        </w:r>
      </w:ins>
    </w:p>
    <w:p w14:paraId="1D88DAB0" w14:textId="77777777" w:rsidR="00637087" w:rsidRPr="00637087" w:rsidRDefault="00637087" w:rsidP="00637087">
      <w:pPr>
        <w:pStyle w:val="PlainText"/>
        <w:rPr>
          <w:ins w:id="198" w:author="Author" w:date="2026-01-23T09:53:00Z" w16du:dateUtc="2026-01-23T15:53:00Z"/>
          <w:rFonts w:ascii="Courier New" w:hAnsi="Courier New" w:cs="Courier New"/>
        </w:rPr>
      </w:pPr>
      <w:ins w:id="199" w:author="Author" w:date="2026-01-23T09:53:00Z" w16du:dateUtc="2026-01-23T15:53:00Z">
        <w:r w:rsidRPr="00637087">
          <w:rPr>
            <w:rFonts w:ascii="Courier New" w:hAnsi="Courier New" w:cs="Courier New"/>
          </w:rPr>
          <w:t>- Provide inconsistent responses to similar queries</w:t>
        </w:r>
      </w:ins>
    </w:p>
    <w:p w14:paraId="263A4497" w14:textId="77777777" w:rsidR="00637087" w:rsidRPr="00637087" w:rsidRDefault="00637087" w:rsidP="00637087">
      <w:pPr>
        <w:pStyle w:val="PlainText"/>
        <w:rPr>
          <w:ins w:id="200" w:author="Author" w:date="2026-01-23T09:53:00Z" w16du:dateUtc="2026-01-23T15:53:00Z"/>
          <w:rFonts w:ascii="Courier New" w:hAnsi="Courier New" w:cs="Courier New"/>
        </w:rPr>
      </w:pPr>
      <w:ins w:id="201" w:author="Author" w:date="2026-01-23T09:53:00Z" w16du:dateUtc="2026-01-23T15:53:00Z">
        <w:r w:rsidRPr="00637087">
          <w:rPr>
            <w:rFonts w:ascii="Courier New" w:hAnsi="Courier New" w:cs="Courier New"/>
          </w:rPr>
          <w:t>- May become outdated as underlying models or data change</w:t>
        </w:r>
      </w:ins>
    </w:p>
    <w:p w14:paraId="2466269B" w14:textId="77777777" w:rsidR="00637087" w:rsidRPr="00637087" w:rsidRDefault="00637087" w:rsidP="00637087">
      <w:pPr>
        <w:pStyle w:val="PlainText"/>
        <w:rPr>
          <w:rFonts w:ascii="Courier New" w:hAnsi="Courier New" w:cs="Courier New"/>
        </w:rPr>
      </w:pPr>
    </w:p>
    <w:p w14:paraId="7DE3C24D"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25A1F471" w14:textId="77777777" w:rsidR="00637087" w:rsidRPr="00637087" w:rsidRDefault="00637087" w:rsidP="00637087">
      <w:pPr>
        <w:pStyle w:val="PlainText"/>
        <w:rPr>
          <w:rFonts w:ascii="Courier New" w:hAnsi="Courier New" w:cs="Courier New"/>
        </w:rPr>
      </w:pPr>
    </w:p>
    <w:p w14:paraId="512B5F41" w14:textId="71BAEC78"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7. </w:t>
      </w:r>
      <w:del w:id="202" w:author="Author" w:date="2026-01-23T09:53:00Z" w16du:dateUtc="2026-01-23T15:53:00Z">
        <w:r w:rsidR="00710F67" w:rsidRPr="00710F67">
          <w:rPr>
            <w:rFonts w:ascii="Courier New" w:hAnsi="Courier New" w:cs="Courier New"/>
          </w:rPr>
          <w:delText>Limitation on</w:delText>
        </w:r>
      </w:del>
      <w:ins w:id="203" w:author="Author" w:date="2026-01-23T09:53:00Z" w16du:dateUtc="2026-01-23T15:53:00Z">
        <w:r w:rsidRPr="00637087">
          <w:rPr>
            <w:rFonts w:ascii="Courier New" w:hAnsi="Courier New" w:cs="Courier New"/>
          </w:rPr>
          <w:t>Acceptable</w:t>
        </w:r>
      </w:ins>
      <w:r w:rsidRPr="00637087">
        <w:rPr>
          <w:rFonts w:ascii="Courier New" w:hAnsi="Courier New" w:cs="Courier New"/>
        </w:rPr>
        <w:t xml:space="preserve"> Use</w:t>
      </w:r>
      <w:ins w:id="204" w:author="Author" w:date="2026-01-23T09:53:00Z" w16du:dateUtc="2026-01-23T15:53:00Z">
        <w:r w:rsidRPr="00637087">
          <w:rPr>
            <w:rFonts w:ascii="Courier New" w:hAnsi="Courier New" w:cs="Courier New"/>
          </w:rPr>
          <w:t xml:space="preserve"> Policy</w:t>
        </w:r>
      </w:ins>
    </w:p>
    <w:p w14:paraId="07F2100B" w14:textId="77777777" w:rsidR="00637087" w:rsidRPr="00637087" w:rsidRDefault="00637087" w:rsidP="00637087">
      <w:pPr>
        <w:pStyle w:val="PlainText"/>
        <w:rPr>
          <w:ins w:id="205" w:author="Author" w:date="2026-01-23T09:53:00Z" w16du:dateUtc="2026-01-23T15:53:00Z"/>
          <w:rFonts w:ascii="Courier New" w:hAnsi="Courier New" w:cs="Courier New"/>
        </w:rPr>
      </w:pPr>
    </w:p>
    <w:p w14:paraId="6C5E17C9" w14:textId="77777777" w:rsidR="00637087" w:rsidRPr="00637087" w:rsidRDefault="00637087" w:rsidP="00637087">
      <w:pPr>
        <w:pStyle w:val="PlainText"/>
        <w:rPr>
          <w:ins w:id="206" w:author="Author" w:date="2026-01-23T09:53:00Z" w16du:dateUtc="2026-01-23T15:53:00Z"/>
          <w:rFonts w:ascii="Courier New" w:hAnsi="Courier New" w:cs="Courier New"/>
        </w:rPr>
      </w:pPr>
      <w:ins w:id="207" w:author="Author" w:date="2026-01-23T09:53:00Z" w16du:dateUtc="2026-01-23T15:53:00Z">
        <w:r w:rsidRPr="00637087">
          <w:rPr>
            <w:rFonts w:ascii="Courier New" w:hAnsi="Courier New" w:cs="Courier New"/>
          </w:rPr>
          <w:t>### 7.1 General Prohibitions</w:t>
        </w:r>
      </w:ins>
    </w:p>
    <w:p w14:paraId="70C37726" w14:textId="77777777" w:rsidR="00637087" w:rsidRPr="00637087" w:rsidRDefault="00637087" w:rsidP="00637087">
      <w:pPr>
        <w:pStyle w:val="PlainText"/>
        <w:rPr>
          <w:rFonts w:ascii="Courier New" w:hAnsi="Courier New" w:cs="Courier New"/>
        </w:rPr>
      </w:pPr>
    </w:p>
    <w:p w14:paraId="15BED3D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You may not use our Service:</w:t>
      </w:r>
    </w:p>
    <w:p w14:paraId="54D162ED" w14:textId="77777777" w:rsidR="00637087" w:rsidRPr="00637087" w:rsidRDefault="00637087" w:rsidP="00637087">
      <w:pPr>
        <w:pStyle w:val="PlainText"/>
        <w:rPr>
          <w:rFonts w:ascii="Courier New" w:hAnsi="Courier New" w:cs="Courier New"/>
        </w:rPr>
      </w:pPr>
    </w:p>
    <w:p w14:paraId="7FCD020C"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For any unlawful purpose or in violation of any laws or regulations</w:t>
      </w:r>
    </w:p>
    <w:p w14:paraId="76D4926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To harass, abuse, insult, harm, defame, slander, disparage, intimidate, or discriminate</w:t>
      </w:r>
      <w:ins w:id="208" w:author="Author" w:date="2026-01-23T09:53:00Z" w16du:dateUtc="2026-01-23T15:53:00Z">
        <w:r w:rsidRPr="00637087">
          <w:rPr>
            <w:rFonts w:ascii="Courier New" w:hAnsi="Courier New" w:cs="Courier New"/>
          </w:rPr>
          <w:t xml:space="preserve"> against any person</w:t>
        </w:r>
      </w:ins>
    </w:p>
    <w:p w14:paraId="54013FA0"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To upload or transmit viruses, malware, or any code of destructive nature</w:t>
      </w:r>
    </w:p>
    <w:p w14:paraId="4EF2BE9B"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To collect or track personal information of others</w:t>
      </w:r>
      <w:ins w:id="209" w:author="Author" w:date="2026-01-23T09:53:00Z" w16du:dateUtc="2026-01-23T15:53:00Z">
        <w:r w:rsidRPr="00637087">
          <w:rPr>
            <w:rFonts w:ascii="Courier New" w:hAnsi="Courier New" w:cs="Courier New"/>
          </w:rPr>
          <w:t xml:space="preserve"> without consent</w:t>
        </w:r>
      </w:ins>
    </w:p>
    <w:p w14:paraId="5187263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To spam, phish</w:t>
      </w:r>
      <w:ins w:id="210" w:author="Author" w:date="2026-01-23T09:53:00Z" w16du:dateUtc="2026-01-23T15:53:00Z">
        <w:r w:rsidRPr="00637087">
          <w:rPr>
            <w:rFonts w:ascii="Courier New" w:hAnsi="Courier New" w:cs="Courier New"/>
          </w:rPr>
          <w:t>, send unsolicited communications</w:t>
        </w:r>
      </w:ins>
      <w:r w:rsidRPr="00637087">
        <w:rPr>
          <w:rFonts w:ascii="Courier New" w:hAnsi="Courier New" w:cs="Courier New"/>
        </w:rPr>
        <w:t>, or attempt unauthorized access to our systems</w:t>
      </w:r>
    </w:p>
    <w:p w14:paraId="48D1C0A8"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To interfere with or disrupt the normal operation of the Service</w:t>
      </w:r>
      <w:ins w:id="211" w:author="Author" w:date="2026-01-23T09:53:00Z" w16du:dateUtc="2026-01-23T15:53:00Z">
        <w:r w:rsidRPr="00637087">
          <w:rPr>
            <w:rFonts w:ascii="Courier New" w:hAnsi="Courier New" w:cs="Courier New"/>
          </w:rPr>
          <w:t xml:space="preserve"> or servers</w:t>
        </w:r>
      </w:ins>
    </w:p>
    <w:p w14:paraId="31D8BB1C" w14:textId="77777777" w:rsidR="00637087" w:rsidRPr="00637087" w:rsidRDefault="00637087" w:rsidP="00637087">
      <w:pPr>
        <w:pStyle w:val="PlainText"/>
        <w:rPr>
          <w:ins w:id="212" w:author="Author" w:date="2026-01-23T09:53:00Z" w16du:dateUtc="2026-01-23T15:53:00Z"/>
          <w:rFonts w:ascii="Courier New" w:hAnsi="Courier New" w:cs="Courier New"/>
        </w:rPr>
      </w:pPr>
      <w:ins w:id="213" w:author="Author" w:date="2026-01-23T09:53:00Z" w16du:dateUtc="2026-01-23T15:53:00Z">
        <w:r w:rsidRPr="00637087">
          <w:rPr>
            <w:rFonts w:ascii="Courier New" w:hAnsi="Courier New" w:cs="Courier New"/>
          </w:rPr>
          <w:t>- To violate the intellectual property rights of Starship Psychics LLC or any third party</w:t>
        </w:r>
      </w:ins>
    </w:p>
    <w:p w14:paraId="628EDEFC" w14:textId="77777777" w:rsidR="00637087" w:rsidRPr="00637087" w:rsidRDefault="00637087" w:rsidP="00637087">
      <w:pPr>
        <w:pStyle w:val="PlainText"/>
        <w:rPr>
          <w:ins w:id="214" w:author="Author" w:date="2026-01-23T09:53:00Z" w16du:dateUtc="2026-01-23T15:53:00Z"/>
          <w:rFonts w:ascii="Courier New" w:hAnsi="Courier New" w:cs="Courier New"/>
        </w:rPr>
      </w:pPr>
    </w:p>
    <w:p w14:paraId="1E0D6422" w14:textId="77777777" w:rsidR="00637087" w:rsidRPr="00637087" w:rsidRDefault="00637087" w:rsidP="00637087">
      <w:pPr>
        <w:pStyle w:val="PlainText"/>
        <w:rPr>
          <w:ins w:id="215" w:author="Author" w:date="2026-01-23T09:53:00Z" w16du:dateUtc="2026-01-23T15:53:00Z"/>
          <w:rFonts w:ascii="Courier New" w:hAnsi="Courier New" w:cs="Courier New"/>
        </w:rPr>
      </w:pPr>
      <w:ins w:id="216" w:author="Author" w:date="2026-01-23T09:53:00Z" w16du:dateUtc="2026-01-23T15:53:00Z">
        <w:r w:rsidRPr="00637087">
          <w:rPr>
            <w:rFonts w:ascii="Courier New" w:hAnsi="Courier New" w:cs="Courier New"/>
          </w:rPr>
          <w:t>### 7.2 Prohibited Content and Conduct</w:t>
        </w:r>
      </w:ins>
    </w:p>
    <w:p w14:paraId="02C72620" w14:textId="77777777" w:rsidR="00637087" w:rsidRPr="00637087" w:rsidRDefault="00637087" w:rsidP="00637087">
      <w:pPr>
        <w:pStyle w:val="PlainText"/>
        <w:rPr>
          <w:ins w:id="217" w:author="Author" w:date="2026-01-23T09:53:00Z" w16du:dateUtc="2026-01-23T15:53:00Z"/>
          <w:rFonts w:ascii="Courier New" w:hAnsi="Courier New" w:cs="Courier New"/>
        </w:rPr>
      </w:pPr>
    </w:p>
    <w:p w14:paraId="2D0E4ED3" w14:textId="77777777" w:rsidR="00637087" w:rsidRPr="00637087" w:rsidRDefault="00637087" w:rsidP="00637087">
      <w:pPr>
        <w:pStyle w:val="PlainText"/>
        <w:rPr>
          <w:ins w:id="218" w:author="Author" w:date="2026-01-23T09:53:00Z" w16du:dateUtc="2026-01-23T15:53:00Z"/>
          <w:rFonts w:ascii="Courier New" w:hAnsi="Courier New" w:cs="Courier New"/>
        </w:rPr>
      </w:pPr>
      <w:ins w:id="219" w:author="Author" w:date="2026-01-23T09:53:00Z" w16du:dateUtc="2026-01-23T15:53:00Z">
        <w:r w:rsidRPr="00637087">
          <w:rPr>
            <w:rFonts w:ascii="Courier New" w:hAnsi="Courier New" w:cs="Courier New"/>
          </w:rPr>
          <w:lastRenderedPageBreak/>
          <w:t>You agree not to use our Service to create, transmit, or request:</w:t>
        </w:r>
      </w:ins>
    </w:p>
    <w:p w14:paraId="18F2CD26" w14:textId="77777777" w:rsidR="00637087" w:rsidRPr="00637087" w:rsidRDefault="00637087" w:rsidP="00637087">
      <w:pPr>
        <w:pStyle w:val="PlainText"/>
        <w:rPr>
          <w:ins w:id="220" w:author="Author" w:date="2026-01-23T09:53:00Z" w16du:dateUtc="2026-01-23T15:53:00Z"/>
          <w:rFonts w:ascii="Courier New" w:hAnsi="Courier New" w:cs="Courier New"/>
        </w:rPr>
      </w:pPr>
    </w:p>
    <w:p w14:paraId="35B4E2C7" w14:textId="77777777" w:rsidR="00637087" w:rsidRPr="00637087" w:rsidRDefault="00637087" w:rsidP="00637087">
      <w:pPr>
        <w:pStyle w:val="PlainText"/>
        <w:rPr>
          <w:ins w:id="221" w:author="Author" w:date="2026-01-23T09:53:00Z" w16du:dateUtc="2026-01-23T15:53:00Z"/>
          <w:rFonts w:ascii="Courier New" w:hAnsi="Courier New" w:cs="Courier New"/>
        </w:rPr>
      </w:pPr>
      <w:ins w:id="222" w:author="Author" w:date="2026-01-23T09:53:00Z" w16du:dateUtc="2026-01-23T15:53:00Z">
        <w:r w:rsidRPr="00637087">
          <w:rPr>
            <w:rFonts w:ascii="Courier New" w:hAnsi="Courier New" w:cs="Courier New"/>
          </w:rPr>
          <w:t>- Content involving minors in any sexual, suggestive, or inappropriate context</w:t>
        </w:r>
      </w:ins>
    </w:p>
    <w:p w14:paraId="776CBA11" w14:textId="77777777" w:rsidR="00637087" w:rsidRPr="00637087" w:rsidRDefault="00637087" w:rsidP="00637087">
      <w:pPr>
        <w:pStyle w:val="PlainText"/>
        <w:rPr>
          <w:ins w:id="223" w:author="Author" w:date="2026-01-23T09:53:00Z" w16du:dateUtc="2026-01-23T15:53:00Z"/>
          <w:rFonts w:ascii="Courier New" w:hAnsi="Courier New" w:cs="Courier New"/>
        </w:rPr>
      </w:pPr>
      <w:ins w:id="224" w:author="Author" w:date="2026-01-23T09:53:00Z" w16du:dateUtc="2026-01-23T15:53:00Z">
        <w:r w:rsidRPr="00637087">
          <w:rPr>
            <w:rFonts w:ascii="Courier New" w:hAnsi="Courier New" w:cs="Courier New"/>
          </w:rPr>
          <w:t>- Content promoting, inciting, or instructing violence or physical harm to any person or group</w:t>
        </w:r>
      </w:ins>
    </w:p>
    <w:p w14:paraId="212B0CD9" w14:textId="77777777" w:rsidR="00637087" w:rsidRPr="00637087" w:rsidRDefault="00637087" w:rsidP="00637087">
      <w:pPr>
        <w:pStyle w:val="PlainText"/>
        <w:rPr>
          <w:ins w:id="225" w:author="Author" w:date="2026-01-23T09:53:00Z" w16du:dateUtc="2026-01-23T15:53:00Z"/>
          <w:rFonts w:ascii="Courier New" w:hAnsi="Courier New" w:cs="Courier New"/>
        </w:rPr>
      </w:pPr>
      <w:ins w:id="226" w:author="Author" w:date="2026-01-23T09:53:00Z" w16du:dateUtc="2026-01-23T15:53:00Z">
        <w:r w:rsidRPr="00637087">
          <w:rPr>
            <w:rFonts w:ascii="Courier New" w:hAnsi="Courier New" w:cs="Courier New"/>
          </w:rPr>
          <w:t>- Hateful, defamatory, discriminatory, or harassing content based on race, ethnicity, religion, gender, sexual orientation, disability, or other protected characteristics</w:t>
        </w:r>
      </w:ins>
    </w:p>
    <w:p w14:paraId="0B989F40" w14:textId="77777777" w:rsidR="00637087" w:rsidRPr="00637087" w:rsidRDefault="00637087" w:rsidP="00637087">
      <w:pPr>
        <w:pStyle w:val="PlainText"/>
        <w:rPr>
          <w:ins w:id="227" w:author="Author" w:date="2026-01-23T09:53:00Z" w16du:dateUtc="2026-01-23T15:53:00Z"/>
          <w:rFonts w:ascii="Courier New" w:hAnsi="Courier New" w:cs="Courier New"/>
        </w:rPr>
      </w:pPr>
      <w:ins w:id="228" w:author="Author" w:date="2026-01-23T09:53:00Z" w16du:dateUtc="2026-01-23T15:53:00Z">
        <w:r w:rsidRPr="00637087">
          <w:rPr>
            <w:rFonts w:ascii="Courier New" w:hAnsi="Courier New" w:cs="Courier New"/>
          </w:rPr>
          <w:t xml:space="preserve">- Content that </w:t>
        </w:r>
        <w:proofErr w:type="spellStart"/>
        <w:r w:rsidRPr="00637087">
          <w:rPr>
            <w:rFonts w:ascii="Courier New" w:hAnsi="Courier New" w:cs="Courier New"/>
          </w:rPr>
          <w:t>doxxes</w:t>
        </w:r>
        <w:proofErr w:type="spellEnd"/>
        <w:r w:rsidRPr="00637087">
          <w:rPr>
            <w:rFonts w:ascii="Courier New" w:hAnsi="Courier New" w:cs="Courier New"/>
          </w:rPr>
          <w:t>, threatens, or stalks individuals</w:t>
        </w:r>
      </w:ins>
    </w:p>
    <w:p w14:paraId="7922197C" w14:textId="77777777" w:rsidR="00637087" w:rsidRPr="00637087" w:rsidRDefault="00637087" w:rsidP="00637087">
      <w:pPr>
        <w:pStyle w:val="PlainText"/>
        <w:rPr>
          <w:ins w:id="229" w:author="Author" w:date="2026-01-23T09:53:00Z" w16du:dateUtc="2026-01-23T15:53:00Z"/>
          <w:rFonts w:ascii="Courier New" w:hAnsi="Courier New" w:cs="Courier New"/>
        </w:rPr>
      </w:pPr>
      <w:ins w:id="230" w:author="Author" w:date="2026-01-23T09:53:00Z" w16du:dateUtc="2026-01-23T15:53:00Z">
        <w:r w:rsidRPr="00637087">
          <w:rPr>
            <w:rFonts w:ascii="Courier New" w:hAnsi="Courier New" w:cs="Courier New"/>
          </w:rPr>
          <w:t>- Instructions or guidance for illegal activities, including but not limited to: weapons creation, drug manufacturing, hacking, fraud, or other criminal conduct</w:t>
        </w:r>
      </w:ins>
    </w:p>
    <w:p w14:paraId="2C38B5F1" w14:textId="77777777" w:rsidR="00637087" w:rsidRPr="00637087" w:rsidRDefault="00637087" w:rsidP="00637087">
      <w:pPr>
        <w:pStyle w:val="PlainText"/>
        <w:rPr>
          <w:ins w:id="231" w:author="Author" w:date="2026-01-23T09:53:00Z" w16du:dateUtc="2026-01-23T15:53:00Z"/>
          <w:rFonts w:ascii="Courier New" w:hAnsi="Courier New" w:cs="Courier New"/>
        </w:rPr>
      </w:pPr>
      <w:ins w:id="232" w:author="Author" w:date="2026-01-23T09:53:00Z" w16du:dateUtc="2026-01-23T15:53:00Z">
        <w:r w:rsidRPr="00637087">
          <w:rPr>
            <w:rFonts w:ascii="Courier New" w:hAnsi="Courier New" w:cs="Courier New"/>
          </w:rPr>
          <w:t>- Sexual content that is obscene, exploitative, or non-consensual</w:t>
        </w:r>
      </w:ins>
    </w:p>
    <w:p w14:paraId="16A896D3" w14:textId="77777777" w:rsidR="00637087" w:rsidRPr="00637087" w:rsidRDefault="00637087" w:rsidP="00637087">
      <w:pPr>
        <w:pStyle w:val="PlainText"/>
        <w:rPr>
          <w:ins w:id="233" w:author="Author" w:date="2026-01-23T09:53:00Z" w16du:dateUtc="2026-01-23T15:53:00Z"/>
          <w:rFonts w:ascii="Courier New" w:hAnsi="Courier New" w:cs="Courier New"/>
        </w:rPr>
      </w:pPr>
      <w:ins w:id="234" w:author="Author" w:date="2026-01-23T09:53:00Z" w16du:dateUtc="2026-01-23T15:53:00Z">
        <w:r w:rsidRPr="00637087">
          <w:rPr>
            <w:rFonts w:ascii="Courier New" w:hAnsi="Courier New" w:cs="Courier New"/>
          </w:rPr>
          <w:t>- Spam, phishing attempts, or fraudulent schemes</w:t>
        </w:r>
      </w:ins>
    </w:p>
    <w:p w14:paraId="5CAEDFF0" w14:textId="77777777" w:rsidR="00637087" w:rsidRPr="00637087" w:rsidRDefault="00637087" w:rsidP="00637087">
      <w:pPr>
        <w:pStyle w:val="PlainText"/>
        <w:rPr>
          <w:ins w:id="235" w:author="Author" w:date="2026-01-23T09:53:00Z" w16du:dateUtc="2026-01-23T15:53:00Z"/>
          <w:rFonts w:ascii="Courier New" w:hAnsi="Courier New" w:cs="Courier New"/>
        </w:rPr>
      </w:pPr>
      <w:ins w:id="236" w:author="Author" w:date="2026-01-23T09:53:00Z" w16du:dateUtc="2026-01-23T15:53:00Z">
        <w:r w:rsidRPr="00637087">
          <w:rPr>
            <w:rFonts w:ascii="Courier New" w:hAnsi="Courier New" w:cs="Courier New"/>
          </w:rPr>
          <w:t>- Content that infringes on intellectual property rights, including unauthorized use of copyrighted material</w:t>
        </w:r>
      </w:ins>
    </w:p>
    <w:p w14:paraId="3BD1D85F" w14:textId="77777777" w:rsidR="00637087" w:rsidRPr="00637087" w:rsidRDefault="00637087" w:rsidP="00637087">
      <w:pPr>
        <w:pStyle w:val="PlainText"/>
        <w:rPr>
          <w:ins w:id="237" w:author="Author" w:date="2026-01-23T09:53:00Z" w16du:dateUtc="2026-01-23T15:53:00Z"/>
          <w:rFonts w:ascii="Courier New" w:hAnsi="Courier New" w:cs="Courier New"/>
        </w:rPr>
      </w:pPr>
      <w:ins w:id="238" w:author="Author" w:date="2026-01-23T09:53:00Z" w16du:dateUtc="2026-01-23T15:53:00Z">
        <w:r w:rsidRPr="00637087">
          <w:rPr>
            <w:rFonts w:ascii="Courier New" w:hAnsi="Courier New" w:cs="Courier New"/>
          </w:rPr>
          <w:t>- Attempts to evade, jailbreak, or bypass safety systems, content filters, or usage restrictions ("jailbreak attempts")</w:t>
        </w:r>
      </w:ins>
    </w:p>
    <w:p w14:paraId="7C669AB6" w14:textId="77777777" w:rsidR="00637087" w:rsidRPr="00637087" w:rsidRDefault="00637087" w:rsidP="00637087">
      <w:pPr>
        <w:pStyle w:val="PlainText"/>
        <w:rPr>
          <w:ins w:id="239" w:author="Author" w:date="2026-01-23T09:53:00Z" w16du:dateUtc="2026-01-23T15:53:00Z"/>
          <w:rFonts w:ascii="Courier New" w:hAnsi="Courier New" w:cs="Courier New"/>
        </w:rPr>
      </w:pPr>
      <w:ins w:id="240" w:author="Author" w:date="2026-01-23T09:53:00Z" w16du:dateUtc="2026-01-23T15:53:00Z">
        <w:r w:rsidRPr="00637087">
          <w:rPr>
            <w:rFonts w:ascii="Courier New" w:hAnsi="Courier New" w:cs="Courier New"/>
          </w:rPr>
          <w:t>- Attempts to extract training data, reverse engineer AI models, or probe security vulnerabilities</w:t>
        </w:r>
      </w:ins>
    </w:p>
    <w:p w14:paraId="074A2F08" w14:textId="77777777" w:rsidR="00637087" w:rsidRPr="00637087" w:rsidRDefault="00637087" w:rsidP="00637087">
      <w:pPr>
        <w:pStyle w:val="PlainText"/>
        <w:rPr>
          <w:ins w:id="241" w:author="Author" w:date="2026-01-23T09:53:00Z" w16du:dateUtc="2026-01-23T15:53:00Z"/>
          <w:rFonts w:ascii="Courier New" w:hAnsi="Courier New" w:cs="Courier New"/>
        </w:rPr>
      </w:pPr>
    </w:p>
    <w:p w14:paraId="43FB0393" w14:textId="77777777" w:rsidR="00637087" w:rsidRPr="00637087" w:rsidRDefault="00637087" w:rsidP="00637087">
      <w:pPr>
        <w:pStyle w:val="PlainText"/>
        <w:rPr>
          <w:ins w:id="242" w:author="Author" w:date="2026-01-23T09:53:00Z" w16du:dateUtc="2026-01-23T15:53:00Z"/>
          <w:rFonts w:ascii="Courier New" w:hAnsi="Courier New" w:cs="Courier New"/>
        </w:rPr>
      </w:pPr>
      <w:ins w:id="243" w:author="Author" w:date="2026-01-23T09:53:00Z" w16du:dateUtc="2026-01-23T15:53:00Z">
        <w:r w:rsidRPr="00637087">
          <w:rPr>
            <w:rFonts w:ascii="Courier New" w:hAnsi="Courier New" w:cs="Courier New"/>
          </w:rPr>
          <w:t>### 7.3 Consistency with Moderation</w:t>
        </w:r>
      </w:ins>
    </w:p>
    <w:p w14:paraId="0FC4E4B0" w14:textId="77777777" w:rsidR="00637087" w:rsidRPr="00637087" w:rsidRDefault="00637087" w:rsidP="00637087">
      <w:pPr>
        <w:pStyle w:val="PlainText"/>
        <w:rPr>
          <w:ins w:id="244" w:author="Author" w:date="2026-01-23T09:53:00Z" w16du:dateUtc="2026-01-23T15:53:00Z"/>
          <w:rFonts w:ascii="Courier New" w:hAnsi="Courier New" w:cs="Courier New"/>
        </w:rPr>
      </w:pPr>
    </w:p>
    <w:p w14:paraId="0F85F5F4" w14:textId="77777777" w:rsidR="00637087" w:rsidRPr="00637087" w:rsidRDefault="00637087" w:rsidP="00637087">
      <w:pPr>
        <w:pStyle w:val="PlainText"/>
        <w:rPr>
          <w:ins w:id="245" w:author="Author" w:date="2026-01-23T09:53:00Z" w16du:dateUtc="2026-01-23T15:53:00Z"/>
          <w:rFonts w:ascii="Courier New" w:hAnsi="Courier New" w:cs="Courier New"/>
        </w:rPr>
      </w:pPr>
      <w:ins w:id="246" w:author="Author" w:date="2026-01-23T09:53:00Z" w16du:dateUtc="2026-01-23T15:53:00Z">
        <w:r w:rsidRPr="00637087">
          <w:rPr>
            <w:rFonts w:ascii="Courier New" w:hAnsi="Courier New" w:cs="Courier New"/>
          </w:rPr>
          <w:t>We actively moderate content using automated and human review systems. The prohibitions in this Acceptable Use Policy are enforced through our content moderation systems and are designed to keep the Service safe for all users.</w:t>
        </w:r>
      </w:ins>
    </w:p>
    <w:p w14:paraId="21394618" w14:textId="77777777" w:rsidR="00637087" w:rsidRPr="00637087" w:rsidRDefault="00637087" w:rsidP="00637087">
      <w:pPr>
        <w:pStyle w:val="PlainText"/>
        <w:rPr>
          <w:rFonts w:ascii="Courier New" w:hAnsi="Courier New" w:cs="Courier New"/>
        </w:rPr>
      </w:pPr>
    </w:p>
    <w:p w14:paraId="2D42BFE4"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74C85801" w14:textId="77777777" w:rsidR="00637087" w:rsidRPr="00637087" w:rsidRDefault="00637087" w:rsidP="00637087">
      <w:pPr>
        <w:pStyle w:val="PlainText"/>
        <w:rPr>
          <w:rFonts w:ascii="Courier New" w:hAnsi="Courier New" w:cs="Courier New"/>
        </w:rPr>
      </w:pPr>
    </w:p>
    <w:p w14:paraId="44E517D2"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8. User Accounts and Registration</w:t>
      </w:r>
    </w:p>
    <w:p w14:paraId="23CFBE10" w14:textId="77777777" w:rsidR="00637087" w:rsidRPr="00637087" w:rsidRDefault="00637087" w:rsidP="00637087">
      <w:pPr>
        <w:pStyle w:val="PlainText"/>
        <w:rPr>
          <w:rFonts w:ascii="Courier New" w:hAnsi="Courier New" w:cs="Courier New"/>
        </w:rPr>
      </w:pPr>
    </w:p>
    <w:p w14:paraId="73BB3F6E" w14:textId="77777777" w:rsidR="00637087" w:rsidRPr="00637087" w:rsidRDefault="00637087" w:rsidP="00637087">
      <w:pPr>
        <w:pStyle w:val="PlainText"/>
        <w:rPr>
          <w:ins w:id="247" w:author="Author" w:date="2026-01-23T09:53:00Z" w16du:dateUtc="2026-01-23T15:53:00Z"/>
          <w:rFonts w:ascii="Courier New" w:hAnsi="Courier New" w:cs="Courier New"/>
        </w:rPr>
      </w:pPr>
      <w:ins w:id="248" w:author="Author" w:date="2026-01-23T09:53:00Z" w16du:dateUtc="2026-01-23T15:53:00Z">
        <w:r w:rsidRPr="00637087">
          <w:rPr>
            <w:rFonts w:ascii="Courier New" w:hAnsi="Courier New" w:cs="Courier New"/>
          </w:rPr>
          <w:t>### 8.1 Account Creation and Eligibility</w:t>
        </w:r>
      </w:ins>
    </w:p>
    <w:p w14:paraId="717D5412" w14:textId="77777777" w:rsidR="00637087" w:rsidRPr="00637087" w:rsidRDefault="00637087" w:rsidP="00637087">
      <w:pPr>
        <w:pStyle w:val="PlainText"/>
        <w:rPr>
          <w:ins w:id="249" w:author="Author" w:date="2026-01-23T09:53:00Z" w16du:dateUtc="2026-01-23T15:53:00Z"/>
          <w:rFonts w:ascii="Courier New" w:hAnsi="Courier New" w:cs="Courier New"/>
        </w:rPr>
      </w:pPr>
    </w:p>
    <w:p w14:paraId="700F3324" w14:textId="77777777" w:rsidR="00637087" w:rsidRPr="00637087" w:rsidRDefault="00637087" w:rsidP="00637087">
      <w:pPr>
        <w:pStyle w:val="PlainText"/>
        <w:rPr>
          <w:ins w:id="250" w:author="Author" w:date="2026-01-23T09:53:00Z" w16du:dateUtc="2026-01-23T15:53:00Z"/>
          <w:rFonts w:ascii="Courier New" w:hAnsi="Courier New" w:cs="Courier New"/>
        </w:rPr>
      </w:pPr>
      <w:r w:rsidRPr="00637087">
        <w:rPr>
          <w:rFonts w:ascii="Courier New" w:hAnsi="Courier New" w:cs="Courier New"/>
        </w:rPr>
        <w:t xml:space="preserve">If you create an account on our Service, you </w:t>
      </w:r>
      <w:ins w:id="251" w:author="Author" w:date="2026-01-23T09:53:00Z" w16du:dateUtc="2026-01-23T15:53:00Z">
        <w:r w:rsidRPr="00637087">
          <w:rPr>
            <w:rFonts w:ascii="Courier New" w:hAnsi="Courier New" w:cs="Courier New"/>
          </w:rPr>
          <w:t>certify that:</w:t>
        </w:r>
      </w:ins>
    </w:p>
    <w:p w14:paraId="1229EEFB" w14:textId="77777777" w:rsidR="00637087" w:rsidRPr="00637087" w:rsidRDefault="00637087" w:rsidP="00637087">
      <w:pPr>
        <w:pStyle w:val="PlainText"/>
        <w:rPr>
          <w:ins w:id="252" w:author="Author" w:date="2026-01-23T09:53:00Z" w16du:dateUtc="2026-01-23T15:53:00Z"/>
          <w:rFonts w:ascii="Courier New" w:hAnsi="Courier New" w:cs="Courier New"/>
        </w:rPr>
      </w:pPr>
    </w:p>
    <w:p w14:paraId="6DC1D33F" w14:textId="77777777" w:rsidR="00637087" w:rsidRPr="00637087" w:rsidRDefault="00637087" w:rsidP="00637087">
      <w:pPr>
        <w:pStyle w:val="PlainText"/>
        <w:rPr>
          <w:ins w:id="253" w:author="Author" w:date="2026-01-23T09:53:00Z" w16du:dateUtc="2026-01-23T15:53:00Z"/>
          <w:rFonts w:ascii="Courier New" w:hAnsi="Courier New" w:cs="Courier New"/>
        </w:rPr>
      </w:pPr>
      <w:ins w:id="254" w:author="Author" w:date="2026-01-23T09:53:00Z" w16du:dateUtc="2026-01-23T15:53:00Z">
        <w:r w:rsidRPr="00637087">
          <w:rPr>
            <w:rFonts w:ascii="Courier New" w:hAnsi="Courier New" w:cs="Courier New"/>
          </w:rPr>
          <w:t>- You are at least 18 years of age</w:t>
        </w:r>
      </w:ins>
    </w:p>
    <w:p w14:paraId="3FD1FD57" w14:textId="77777777" w:rsidR="00637087" w:rsidRPr="00637087" w:rsidRDefault="00637087" w:rsidP="00637087">
      <w:pPr>
        <w:pStyle w:val="PlainText"/>
        <w:rPr>
          <w:ins w:id="255" w:author="Author" w:date="2026-01-23T09:53:00Z" w16du:dateUtc="2026-01-23T15:53:00Z"/>
          <w:rFonts w:ascii="Courier New" w:hAnsi="Courier New" w:cs="Courier New"/>
        </w:rPr>
      </w:pPr>
      <w:ins w:id="256" w:author="Author" w:date="2026-01-23T09:53:00Z" w16du:dateUtc="2026-01-23T15:53:00Z">
        <w:r w:rsidRPr="00637087">
          <w:rPr>
            <w:rFonts w:ascii="Courier New" w:hAnsi="Courier New" w:cs="Courier New"/>
          </w:rPr>
          <w:t>- All information you provide is accurate, current, and complete</w:t>
        </w:r>
      </w:ins>
    </w:p>
    <w:p w14:paraId="75F0CA58" w14:textId="77777777" w:rsidR="00637087" w:rsidRPr="00637087" w:rsidRDefault="00637087" w:rsidP="00637087">
      <w:pPr>
        <w:pStyle w:val="PlainText"/>
        <w:rPr>
          <w:ins w:id="257" w:author="Author" w:date="2026-01-23T09:53:00Z" w16du:dateUtc="2026-01-23T15:53:00Z"/>
          <w:rFonts w:ascii="Courier New" w:hAnsi="Courier New" w:cs="Courier New"/>
        </w:rPr>
      </w:pPr>
      <w:ins w:id="258" w:author="Author" w:date="2026-01-23T09:53:00Z" w16du:dateUtc="2026-01-23T15:53:00Z">
        <w:r w:rsidRPr="00637087">
          <w:rPr>
            <w:rFonts w:ascii="Courier New" w:hAnsi="Courier New" w:cs="Courier New"/>
          </w:rPr>
          <w:t>- You have the legal capacity to enter into these Terms</w:t>
        </w:r>
      </w:ins>
    </w:p>
    <w:p w14:paraId="318F86B5" w14:textId="77777777" w:rsidR="00637087" w:rsidRPr="00637087" w:rsidRDefault="00637087" w:rsidP="00637087">
      <w:pPr>
        <w:pStyle w:val="PlainText"/>
        <w:rPr>
          <w:ins w:id="259" w:author="Author" w:date="2026-01-23T09:53:00Z" w16du:dateUtc="2026-01-23T15:53:00Z"/>
          <w:rFonts w:ascii="Courier New" w:hAnsi="Courier New" w:cs="Courier New"/>
        </w:rPr>
      </w:pPr>
    </w:p>
    <w:p w14:paraId="6A2FA797" w14:textId="77777777" w:rsidR="00637087" w:rsidRPr="00637087" w:rsidRDefault="00637087" w:rsidP="00637087">
      <w:pPr>
        <w:pStyle w:val="PlainText"/>
        <w:rPr>
          <w:ins w:id="260" w:author="Author" w:date="2026-01-23T09:53:00Z" w16du:dateUtc="2026-01-23T15:53:00Z"/>
          <w:rFonts w:ascii="Courier New" w:hAnsi="Courier New" w:cs="Courier New"/>
        </w:rPr>
      </w:pPr>
      <w:ins w:id="261" w:author="Author" w:date="2026-01-23T09:53:00Z" w16du:dateUtc="2026-01-23T15:53:00Z">
        <w:r w:rsidRPr="00637087">
          <w:rPr>
            <w:rFonts w:ascii="Courier New" w:hAnsi="Courier New" w:cs="Courier New"/>
          </w:rPr>
          <w:t>### 8.2 Account Security Responsibilities</w:t>
        </w:r>
      </w:ins>
    </w:p>
    <w:p w14:paraId="413D43E4" w14:textId="77777777" w:rsidR="00637087" w:rsidRPr="00637087" w:rsidRDefault="00637087" w:rsidP="00637087">
      <w:pPr>
        <w:pStyle w:val="PlainText"/>
        <w:rPr>
          <w:ins w:id="262" w:author="Author" w:date="2026-01-23T09:53:00Z" w16du:dateUtc="2026-01-23T15:53:00Z"/>
          <w:rFonts w:ascii="Courier New" w:hAnsi="Courier New" w:cs="Courier New"/>
        </w:rPr>
      </w:pPr>
    </w:p>
    <w:p w14:paraId="66625B37" w14:textId="77777777" w:rsidR="00637087" w:rsidRPr="00637087" w:rsidRDefault="00637087" w:rsidP="00637087">
      <w:pPr>
        <w:pStyle w:val="PlainText"/>
        <w:rPr>
          <w:rFonts w:ascii="Courier New" w:hAnsi="Courier New" w:cs="Courier New"/>
        </w:rPr>
      </w:pPr>
      <w:ins w:id="263" w:author="Author" w:date="2026-01-23T09:53:00Z" w16du:dateUtc="2026-01-23T15:53:00Z">
        <w:r w:rsidRPr="00637087">
          <w:rPr>
            <w:rFonts w:ascii="Courier New" w:hAnsi="Courier New" w:cs="Courier New"/>
          </w:rPr>
          <w:t xml:space="preserve">You </w:t>
        </w:r>
      </w:ins>
      <w:r w:rsidRPr="00637087">
        <w:rPr>
          <w:rFonts w:ascii="Courier New" w:hAnsi="Courier New" w:cs="Courier New"/>
        </w:rPr>
        <w:t>are responsible for:</w:t>
      </w:r>
    </w:p>
    <w:p w14:paraId="66524191" w14:textId="77777777" w:rsidR="00637087" w:rsidRPr="00637087" w:rsidRDefault="00637087" w:rsidP="00637087">
      <w:pPr>
        <w:pStyle w:val="PlainText"/>
        <w:rPr>
          <w:rFonts w:ascii="Courier New" w:hAnsi="Courier New" w:cs="Courier New"/>
        </w:rPr>
      </w:pPr>
    </w:p>
    <w:p w14:paraId="7CAA49CA"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Maintaining the confidentiality of your account information and password</w:t>
      </w:r>
    </w:p>
    <w:p w14:paraId="2BDDBCBA" w14:textId="77777777" w:rsidR="00637087" w:rsidRPr="00637087" w:rsidRDefault="00637087" w:rsidP="00637087">
      <w:pPr>
        <w:pStyle w:val="PlainText"/>
        <w:rPr>
          <w:ins w:id="264" w:author="Author" w:date="2026-01-23T09:53:00Z" w16du:dateUtc="2026-01-23T15:53:00Z"/>
          <w:rFonts w:ascii="Courier New" w:hAnsi="Courier New" w:cs="Courier New"/>
        </w:rPr>
      </w:pPr>
      <w:ins w:id="265" w:author="Author" w:date="2026-01-23T09:53:00Z" w16du:dateUtc="2026-01-23T15:53:00Z">
        <w:r w:rsidRPr="00637087">
          <w:rPr>
            <w:rFonts w:ascii="Courier New" w:hAnsi="Courier New" w:cs="Courier New"/>
          </w:rPr>
          <w:t>- Using a strong, unique password</w:t>
        </w:r>
      </w:ins>
    </w:p>
    <w:p w14:paraId="749DE63C"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All activities that occur under your account</w:t>
      </w:r>
      <w:ins w:id="266" w:author="Author" w:date="2026-01-23T09:53:00Z" w16du:dateUtc="2026-01-23T15:53:00Z">
        <w:r w:rsidRPr="00637087">
          <w:rPr>
            <w:rFonts w:ascii="Courier New" w:hAnsi="Courier New" w:cs="Courier New"/>
          </w:rPr>
          <w:t>, whether authorized or not</w:t>
        </w:r>
      </w:ins>
    </w:p>
    <w:p w14:paraId="6896949D"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Notifying us immediately </w:t>
      </w:r>
      <w:ins w:id="267" w:author="Author" w:date="2026-01-23T09:53:00Z" w16du:dateUtc="2026-01-23T15:53:00Z">
        <w:r w:rsidRPr="00637087">
          <w:rPr>
            <w:rFonts w:ascii="Courier New" w:hAnsi="Courier New" w:cs="Courier New"/>
          </w:rPr>
          <w:t xml:space="preserve">at legal@starshippsychics.com </w:t>
        </w:r>
      </w:ins>
      <w:r w:rsidRPr="00637087">
        <w:rPr>
          <w:rFonts w:ascii="Courier New" w:hAnsi="Courier New" w:cs="Courier New"/>
        </w:rPr>
        <w:t>of any unauthorized use of your account</w:t>
      </w:r>
      <w:ins w:id="268" w:author="Author" w:date="2026-01-23T09:53:00Z" w16du:dateUtc="2026-01-23T15:53:00Z">
        <w:r w:rsidRPr="00637087">
          <w:rPr>
            <w:rFonts w:ascii="Courier New" w:hAnsi="Courier New" w:cs="Courier New"/>
          </w:rPr>
          <w:t xml:space="preserve"> or any other security breach</w:t>
        </w:r>
      </w:ins>
    </w:p>
    <w:p w14:paraId="2B0E999A" w14:textId="77777777" w:rsidR="00710F67" w:rsidRPr="00710F67" w:rsidRDefault="00710F67" w:rsidP="00710F67">
      <w:pPr>
        <w:pStyle w:val="PlainText"/>
        <w:rPr>
          <w:del w:id="269" w:author="Author" w:date="2026-01-23T09:53:00Z" w16du:dateUtc="2026-01-23T15:53:00Z"/>
          <w:rFonts w:ascii="Courier New" w:hAnsi="Courier New" w:cs="Courier New"/>
        </w:rPr>
      </w:pPr>
      <w:del w:id="270" w:author="Author" w:date="2026-01-23T09:53:00Z" w16du:dateUtc="2026-01-23T15:53:00Z">
        <w:r w:rsidRPr="00710F67">
          <w:rPr>
            <w:rFonts w:ascii="Courier New" w:hAnsi="Courier New" w:cs="Courier New"/>
          </w:rPr>
          <w:delText>- Certifying you are 18 years of age or older</w:delText>
        </w:r>
      </w:del>
    </w:p>
    <w:p w14:paraId="73D03EF2" w14:textId="77777777" w:rsidR="00637087" w:rsidRPr="00637087" w:rsidRDefault="00637087" w:rsidP="00637087">
      <w:pPr>
        <w:pStyle w:val="PlainText"/>
        <w:rPr>
          <w:rFonts w:ascii="Courier New" w:hAnsi="Courier New" w:cs="Courier New"/>
        </w:rPr>
      </w:pPr>
    </w:p>
    <w:p w14:paraId="170BCA0B" w14:textId="6A2772E6" w:rsidR="00637087" w:rsidRPr="00637087" w:rsidRDefault="00637087" w:rsidP="00637087">
      <w:pPr>
        <w:pStyle w:val="PlainText"/>
        <w:rPr>
          <w:ins w:id="271" w:author="Author" w:date="2026-01-23T09:53:00Z" w16du:dateUtc="2026-01-23T15:53:00Z"/>
          <w:rFonts w:ascii="Courier New" w:hAnsi="Courier New" w:cs="Courier New"/>
        </w:rPr>
      </w:pPr>
      <w:r w:rsidRPr="00637087">
        <w:rPr>
          <w:rFonts w:ascii="Courier New" w:hAnsi="Courier New" w:cs="Courier New"/>
        </w:rPr>
        <w:t>You agree not to</w:t>
      </w:r>
      <w:del w:id="272" w:author="Author" w:date="2026-01-23T09:53:00Z" w16du:dateUtc="2026-01-23T15:53:00Z">
        <w:r w:rsidR="00710F67" w:rsidRPr="00710F67">
          <w:rPr>
            <w:rFonts w:ascii="Courier New" w:hAnsi="Courier New" w:cs="Courier New"/>
          </w:rPr>
          <w:delText xml:space="preserve"> share</w:delText>
        </w:r>
      </w:del>
      <w:ins w:id="273" w:author="Author" w:date="2026-01-23T09:53:00Z" w16du:dateUtc="2026-01-23T15:53:00Z">
        <w:r w:rsidRPr="00637087">
          <w:rPr>
            <w:rFonts w:ascii="Courier New" w:hAnsi="Courier New" w:cs="Courier New"/>
          </w:rPr>
          <w:t>:</w:t>
        </w:r>
      </w:ins>
    </w:p>
    <w:p w14:paraId="3A52D2DA" w14:textId="77777777" w:rsidR="00637087" w:rsidRPr="00637087" w:rsidRDefault="00637087" w:rsidP="00637087">
      <w:pPr>
        <w:pStyle w:val="PlainText"/>
        <w:rPr>
          <w:ins w:id="274" w:author="Author" w:date="2026-01-23T09:53:00Z" w16du:dateUtc="2026-01-23T15:53:00Z"/>
          <w:rFonts w:ascii="Courier New" w:hAnsi="Courier New" w:cs="Courier New"/>
        </w:rPr>
      </w:pPr>
    </w:p>
    <w:p w14:paraId="166FBA48" w14:textId="066FC61D" w:rsidR="00637087" w:rsidRPr="00637087" w:rsidRDefault="00637087" w:rsidP="00637087">
      <w:pPr>
        <w:pStyle w:val="PlainText"/>
        <w:rPr>
          <w:ins w:id="275" w:author="Author" w:date="2026-01-23T09:53:00Z" w16du:dateUtc="2026-01-23T15:53:00Z"/>
          <w:rFonts w:ascii="Courier New" w:hAnsi="Courier New" w:cs="Courier New"/>
        </w:rPr>
      </w:pPr>
      <w:ins w:id="276" w:author="Author" w:date="2026-01-23T09:53:00Z" w16du:dateUtc="2026-01-23T15:53:00Z">
        <w:r w:rsidRPr="00637087">
          <w:rPr>
            <w:rFonts w:ascii="Courier New" w:hAnsi="Courier New" w:cs="Courier New"/>
          </w:rPr>
          <w:t>- Share</w:t>
        </w:r>
      </w:ins>
      <w:r w:rsidRPr="00637087">
        <w:rPr>
          <w:rFonts w:ascii="Courier New" w:hAnsi="Courier New" w:cs="Courier New"/>
        </w:rPr>
        <w:t xml:space="preserve"> your account credentials with others</w:t>
      </w:r>
      <w:del w:id="277" w:author="Author" w:date="2026-01-23T09:53:00Z" w16du:dateUtc="2026-01-23T15:53:00Z">
        <w:r w:rsidR="00710F67" w:rsidRPr="00710F67">
          <w:rPr>
            <w:rFonts w:ascii="Courier New" w:hAnsi="Courier New" w:cs="Courier New"/>
          </w:rPr>
          <w:delText xml:space="preserve">. </w:delText>
        </w:r>
      </w:del>
    </w:p>
    <w:p w14:paraId="574A21C3" w14:textId="77777777" w:rsidR="00637087" w:rsidRPr="00637087" w:rsidRDefault="00637087" w:rsidP="00637087">
      <w:pPr>
        <w:pStyle w:val="PlainText"/>
        <w:rPr>
          <w:ins w:id="278" w:author="Author" w:date="2026-01-23T09:53:00Z" w16du:dateUtc="2026-01-23T15:53:00Z"/>
          <w:rFonts w:ascii="Courier New" w:hAnsi="Courier New" w:cs="Courier New"/>
        </w:rPr>
      </w:pPr>
      <w:ins w:id="279" w:author="Author" w:date="2026-01-23T09:53:00Z" w16du:dateUtc="2026-01-23T15:53:00Z">
        <w:r w:rsidRPr="00637087">
          <w:rPr>
            <w:rFonts w:ascii="Courier New" w:hAnsi="Courier New" w:cs="Courier New"/>
          </w:rPr>
          <w:t>- Allow others to access your account</w:t>
        </w:r>
      </w:ins>
    </w:p>
    <w:p w14:paraId="51FE2C3A" w14:textId="77777777" w:rsidR="00637087" w:rsidRPr="00637087" w:rsidRDefault="00637087" w:rsidP="00637087">
      <w:pPr>
        <w:pStyle w:val="PlainText"/>
        <w:rPr>
          <w:ins w:id="280" w:author="Author" w:date="2026-01-23T09:53:00Z" w16du:dateUtc="2026-01-23T15:53:00Z"/>
          <w:rFonts w:ascii="Courier New" w:hAnsi="Courier New" w:cs="Courier New"/>
        </w:rPr>
      </w:pPr>
      <w:ins w:id="281" w:author="Author" w:date="2026-01-23T09:53:00Z" w16du:dateUtc="2026-01-23T15:53:00Z">
        <w:r w:rsidRPr="00637087">
          <w:rPr>
            <w:rFonts w:ascii="Courier New" w:hAnsi="Courier New" w:cs="Courier New"/>
          </w:rPr>
          <w:t>- Create multiple accounts to evade enforcement actions</w:t>
        </w:r>
      </w:ins>
    </w:p>
    <w:p w14:paraId="1EF3869D" w14:textId="77777777" w:rsidR="00637087" w:rsidRPr="00637087" w:rsidRDefault="00637087" w:rsidP="00637087">
      <w:pPr>
        <w:pStyle w:val="PlainText"/>
        <w:rPr>
          <w:ins w:id="282" w:author="Author" w:date="2026-01-23T09:53:00Z" w16du:dateUtc="2026-01-23T15:53:00Z"/>
          <w:rFonts w:ascii="Courier New" w:hAnsi="Courier New" w:cs="Courier New"/>
        </w:rPr>
      </w:pPr>
      <w:ins w:id="283" w:author="Author" w:date="2026-01-23T09:53:00Z" w16du:dateUtc="2026-01-23T15:53:00Z">
        <w:r w:rsidRPr="00637087">
          <w:rPr>
            <w:rFonts w:ascii="Courier New" w:hAnsi="Courier New" w:cs="Courier New"/>
          </w:rPr>
          <w:t>- Use another person's account without permission</w:t>
        </w:r>
      </w:ins>
    </w:p>
    <w:p w14:paraId="7F7FEAD5" w14:textId="77777777" w:rsidR="00637087" w:rsidRPr="00637087" w:rsidRDefault="00637087" w:rsidP="00637087">
      <w:pPr>
        <w:pStyle w:val="PlainText"/>
        <w:rPr>
          <w:ins w:id="284" w:author="Author" w:date="2026-01-23T09:53:00Z" w16du:dateUtc="2026-01-23T15:53:00Z"/>
          <w:rFonts w:ascii="Courier New" w:hAnsi="Courier New" w:cs="Courier New"/>
        </w:rPr>
      </w:pPr>
    </w:p>
    <w:p w14:paraId="6960D740" w14:textId="77777777" w:rsidR="00637087" w:rsidRPr="00637087" w:rsidRDefault="00637087" w:rsidP="00637087">
      <w:pPr>
        <w:pStyle w:val="PlainText"/>
        <w:rPr>
          <w:ins w:id="285" w:author="Author" w:date="2026-01-23T09:53:00Z" w16du:dateUtc="2026-01-23T15:53:00Z"/>
          <w:rFonts w:ascii="Courier New" w:hAnsi="Courier New" w:cs="Courier New"/>
        </w:rPr>
      </w:pPr>
      <w:ins w:id="286" w:author="Author" w:date="2026-01-23T09:53:00Z" w16du:dateUtc="2026-01-23T15:53:00Z">
        <w:r w:rsidRPr="00637087">
          <w:rPr>
            <w:rFonts w:ascii="Courier New" w:hAnsi="Courier New" w:cs="Courier New"/>
          </w:rPr>
          <w:t>### 8.3 Trial vs. Paid Accounts</w:t>
        </w:r>
      </w:ins>
    </w:p>
    <w:p w14:paraId="432EA56A" w14:textId="77777777" w:rsidR="00637087" w:rsidRPr="00637087" w:rsidRDefault="00637087" w:rsidP="00637087">
      <w:pPr>
        <w:pStyle w:val="PlainText"/>
        <w:rPr>
          <w:ins w:id="287" w:author="Author" w:date="2026-01-23T09:53:00Z" w16du:dateUtc="2026-01-23T15:53:00Z"/>
          <w:rFonts w:ascii="Courier New" w:hAnsi="Courier New" w:cs="Courier New"/>
        </w:rPr>
      </w:pPr>
    </w:p>
    <w:p w14:paraId="6F8CB450" w14:textId="77777777" w:rsidR="00637087" w:rsidRPr="00637087" w:rsidRDefault="00637087" w:rsidP="00637087">
      <w:pPr>
        <w:pStyle w:val="PlainText"/>
        <w:rPr>
          <w:ins w:id="288" w:author="Author" w:date="2026-01-23T09:53:00Z" w16du:dateUtc="2026-01-23T15:53:00Z"/>
          <w:rFonts w:ascii="Courier New" w:hAnsi="Courier New" w:cs="Courier New"/>
        </w:rPr>
      </w:pPr>
      <w:ins w:id="289" w:author="Author" w:date="2026-01-23T09:53:00Z" w16du:dateUtc="2026-01-23T15:53:00Z">
        <w:r w:rsidRPr="00637087">
          <w:rPr>
            <w:rFonts w:ascii="Courier New" w:hAnsi="Courier New" w:cs="Courier New"/>
          </w:rPr>
          <w:t>We may offer trial or promotional periods with limited or full access to the Service. Trial accounts are subject to the same Terms but may have restricted features, time limits, or usage caps. Conversion from trial to paid status may occur automatically unless you cancel before the trial period ends.</w:t>
        </w:r>
      </w:ins>
    </w:p>
    <w:p w14:paraId="03EE54FB" w14:textId="77777777" w:rsidR="00637087" w:rsidRPr="00637087" w:rsidRDefault="00637087" w:rsidP="00637087">
      <w:pPr>
        <w:pStyle w:val="PlainText"/>
        <w:rPr>
          <w:ins w:id="290" w:author="Author" w:date="2026-01-23T09:53:00Z" w16du:dateUtc="2026-01-23T15:53:00Z"/>
          <w:rFonts w:ascii="Courier New" w:hAnsi="Courier New" w:cs="Courier New"/>
        </w:rPr>
      </w:pPr>
    </w:p>
    <w:p w14:paraId="693ED4A8" w14:textId="77777777" w:rsidR="00637087" w:rsidRPr="00637087" w:rsidRDefault="00637087" w:rsidP="00637087">
      <w:pPr>
        <w:pStyle w:val="PlainText"/>
        <w:rPr>
          <w:ins w:id="291" w:author="Author" w:date="2026-01-23T09:53:00Z" w16du:dateUtc="2026-01-23T15:53:00Z"/>
          <w:rFonts w:ascii="Courier New" w:hAnsi="Courier New" w:cs="Courier New"/>
        </w:rPr>
      </w:pPr>
      <w:ins w:id="292" w:author="Author" w:date="2026-01-23T09:53:00Z" w16du:dateUtc="2026-01-23T15:53:00Z">
        <w:r w:rsidRPr="00637087">
          <w:rPr>
            <w:rFonts w:ascii="Courier New" w:hAnsi="Courier New" w:cs="Courier New"/>
          </w:rPr>
          <w:t>### 8.4 Username and Account Rights</w:t>
        </w:r>
      </w:ins>
    </w:p>
    <w:p w14:paraId="2A712911" w14:textId="77777777" w:rsidR="00637087" w:rsidRPr="00637087" w:rsidRDefault="00637087" w:rsidP="00637087">
      <w:pPr>
        <w:pStyle w:val="PlainText"/>
        <w:rPr>
          <w:ins w:id="293" w:author="Author" w:date="2026-01-23T09:53:00Z" w16du:dateUtc="2026-01-23T15:53:00Z"/>
          <w:rFonts w:ascii="Courier New" w:hAnsi="Courier New" w:cs="Courier New"/>
        </w:rPr>
      </w:pPr>
    </w:p>
    <w:p w14:paraId="52414A90" w14:textId="77777777" w:rsidR="00637087" w:rsidRPr="00637087" w:rsidRDefault="00637087" w:rsidP="00637087">
      <w:pPr>
        <w:pStyle w:val="PlainText"/>
        <w:rPr>
          <w:ins w:id="294" w:author="Author" w:date="2026-01-23T09:53:00Z" w16du:dateUtc="2026-01-23T15:53:00Z"/>
          <w:rFonts w:ascii="Courier New" w:hAnsi="Courier New" w:cs="Courier New"/>
        </w:rPr>
      </w:pPr>
      <w:ins w:id="295" w:author="Author" w:date="2026-01-23T09:53:00Z" w16du:dateUtc="2026-01-23T15:53:00Z">
        <w:r w:rsidRPr="00637087">
          <w:rPr>
            <w:rFonts w:ascii="Courier New" w:hAnsi="Courier New" w:cs="Courier New"/>
          </w:rPr>
          <w:t>We reserve the right to:</w:t>
        </w:r>
      </w:ins>
    </w:p>
    <w:p w14:paraId="2DD66AE7" w14:textId="77777777" w:rsidR="00637087" w:rsidRPr="00637087" w:rsidRDefault="00637087" w:rsidP="00637087">
      <w:pPr>
        <w:pStyle w:val="PlainText"/>
        <w:rPr>
          <w:ins w:id="296" w:author="Author" w:date="2026-01-23T09:53:00Z" w16du:dateUtc="2026-01-23T15:53:00Z"/>
          <w:rFonts w:ascii="Courier New" w:hAnsi="Courier New" w:cs="Courier New"/>
        </w:rPr>
      </w:pPr>
    </w:p>
    <w:p w14:paraId="15CFEBAC" w14:textId="77777777" w:rsidR="00637087" w:rsidRPr="00637087" w:rsidRDefault="00637087" w:rsidP="00637087">
      <w:pPr>
        <w:pStyle w:val="PlainText"/>
        <w:rPr>
          <w:ins w:id="297" w:author="Author" w:date="2026-01-23T09:53:00Z" w16du:dateUtc="2026-01-23T15:53:00Z"/>
          <w:rFonts w:ascii="Courier New" w:hAnsi="Courier New" w:cs="Courier New"/>
        </w:rPr>
      </w:pPr>
      <w:ins w:id="298" w:author="Author" w:date="2026-01-23T09:53:00Z" w16du:dateUtc="2026-01-23T15:53:00Z">
        <w:r w:rsidRPr="00637087">
          <w:rPr>
            <w:rFonts w:ascii="Courier New" w:hAnsi="Courier New" w:cs="Courier New"/>
          </w:rPr>
          <w:t>- Reclaim usernames that violate our policies, infringe trademarks, or are inactive</w:t>
        </w:r>
      </w:ins>
    </w:p>
    <w:p w14:paraId="6490F176" w14:textId="77777777" w:rsidR="00637087" w:rsidRPr="00637087" w:rsidRDefault="00637087" w:rsidP="00637087">
      <w:pPr>
        <w:pStyle w:val="PlainText"/>
        <w:rPr>
          <w:ins w:id="299" w:author="Author" w:date="2026-01-23T09:53:00Z" w16du:dateUtc="2026-01-23T15:53:00Z"/>
          <w:rFonts w:ascii="Courier New" w:hAnsi="Courier New" w:cs="Courier New"/>
        </w:rPr>
      </w:pPr>
      <w:ins w:id="300" w:author="Author" w:date="2026-01-23T09:53:00Z" w16du:dateUtc="2026-01-23T15:53:00Z">
        <w:r w:rsidRPr="00637087">
          <w:rPr>
            <w:rFonts w:ascii="Courier New" w:hAnsi="Courier New" w:cs="Courier New"/>
          </w:rPr>
          <w:t>- Prevent abusive, fraudulent, or bulk account registrations</w:t>
        </w:r>
      </w:ins>
    </w:p>
    <w:p w14:paraId="278C1CC0" w14:textId="77777777" w:rsidR="00637087" w:rsidRPr="00637087" w:rsidRDefault="00637087" w:rsidP="00637087">
      <w:pPr>
        <w:pStyle w:val="PlainText"/>
        <w:rPr>
          <w:ins w:id="301" w:author="Author" w:date="2026-01-23T09:53:00Z" w16du:dateUtc="2026-01-23T15:53:00Z"/>
          <w:rFonts w:ascii="Courier New" w:hAnsi="Courier New" w:cs="Courier New"/>
        </w:rPr>
      </w:pPr>
      <w:ins w:id="302" w:author="Author" w:date="2026-01-23T09:53:00Z" w16du:dateUtc="2026-01-23T15:53:00Z">
        <w:r w:rsidRPr="00637087">
          <w:rPr>
            <w:rFonts w:ascii="Courier New" w:hAnsi="Courier New" w:cs="Courier New"/>
          </w:rPr>
          <w:t>- Require additional verification for account security</w:t>
        </w:r>
      </w:ins>
    </w:p>
    <w:p w14:paraId="4537C645" w14:textId="77777777" w:rsidR="00637087" w:rsidRPr="00637087" w:rsidRDefault="00637087" w:rsidP="00637087">
      <w:pPr>
        <w:pStyle w:val="PlainText"/>
        <w:rPr>
          <w:ins w:id="303" w:author="Author" w:date="2026-01-23T09:53:00Z" w16du:dateUtc="2026-01-23T15:53:00Z"/>
          <w:rFonts w:ascii="Courier New" w:hAnsi="Courier New" w:cs="Courier New"/>
        </w:rPr>
      </w:pPr>
      <w:ins w:id="304" w:author="Author" w:date="2026-01-23T09:53:00Z" w16du:dateUtc="2026-01-23T15:53:00Z">
        <w:r w:rsidRPr="00637087">
          <w:rPr>
            <w:rFonts w:ascii="Courier New" w:hAnsi="Courier New" w:cs="Courier New"/>
          </w:rPr>
          <w:t>- Refuse service or terminate accounts at our discretion</w:t>
        </w:r>
      </w:ins>
    </w:p>
    <w:p w14:paraId="07BE1AB7" w14:textId="77777777" w:rsidR="00637087" w:rsidRPr="00637087" w:rsidRDefault="00637087" w:rsidP="00637087">
      <w:pPr>
        <w:pStyle w:val="PlainText"/>
        <w:rPr>
          <w:ins w:id="305" w:author="Author" w:date="2026-01-23T09:53:00Z" w16du:dateUtc="2026-01-23T15:53:00Z"/>
          <w:rFonts w:ascii="Courier New" w:hAnsi="Courier New" w:cs="Courier New"/>
        </w:rPr>
      </w:pPr>
    </w:p>
    <w:p w14:paraId="23138333" w14:textId="77777777" w:rsidR="00637087" w:rsidRPr="00637087" w:rsidRDefault="00637087" w:rsidP="00637087">
      <w:pPr>
        <w:pStyle w:val="PlainText"/>
        <w:rPr>
          <w:ins w:id="306" w:author="Author" w:date="2026-01-23T09:53:00Z" w16du:dateUtc="2026-01-23T15:53:00Z"/>
          <w:rFonts w:ascii="Courier New" w:hAnsi="Courier New" w:cs="Courier New"/>
        </w:rPr>
      </w:pPr>
      <w:ins w:id="307" w:author="Author" w:date="2026-01-23T09:53:00Z" w16du:dateUtc="2026-01-23T15:53:00Z">
        <w:r w:rsidRPr="00637087">
          <w:rPr>
            <w:rFonts w:ascii="Courier New" w:hAnsi="Courier New" w:cs="Courier New"/>
          </w:rPr>
          <w:t>### 8.5 Liability for Account Misuse</w:t>
        </w:r>
      </w:ins>
    </w:p>
    <w:p w14:paraId="3E9CEF27" w14:textId="77777777" w:rsidR="00637087" w:rsidRPr="00637087" w:rsidRDefault="00637087" w:rsidP="00637087">
      <w:pPr>
        <w:pStyle w:val="PlainText"/>
        <w:rPr>
          <w:ins w:id="308" w:author="Author" w:date="2026-01-23T09:53:00Z" w16du:dateUtc="2026-01-23T15:53:00Z"/>
          <w:rFonts w:ascii="Courier New" w:hAnsi="Courier New" w:cs="Courier New"/>
        </w:rPr>
      </w:pPr>
    </w:p>
    <w:p w14:paraId="258F8AC7"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Any misuse of your account is your responsibility.</w:t>
      </w:r>
      <w:ins w:id="309" w:author="Author" w:date="2026-01-23T09:53:00Z" w16du:dateUtc="2026-01-23T15:53:00Z">
        <w:r w:rsidRPr="00637087">
          <w:rPr>
            <w:rFonts w:ascii="Courier New" w:hAnsi="Courier New" w:cs="Courier New"/>
          </w:rPr>
          <w:t xml:space="preserve"> You agree to accept responsibility for all activities conducted through your account and to indemnify us against claims arising from unauthorized use that you failed to prevent or report promptly.</w:t>
        </w:r>
      </w:ins>
    </w:p>
    <w:p w14:paraId="0ECBC572" w14:textId="77777777" w:rsidR="00637087" w:rsidRPr="00637087" w:rsidRDefault="00637087" w:rsidP="00637087">
      <w:pPr>
        <w:pStyle w:val="PlainText"/>
        <w:rPr>
          <w:rFonts w:ascii="Courier New" w:hAnsi="Courier New" w:cs="Courier New"/>
        </w:rPr>
      </w:pPr>
    </w:p>
    <w:p w14:paraId="3A624F07"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687E8440" w14:textId="77777777" w:rsidR="00637087" w:rsidRPr="00637087" w:rsidRDefault="00637087" w:rsidP="00637087">
      <w:pPr>
        <w:pStyle w:val="PlainText"/>
        <w:rPr>
          <w:rFonts w:ascii="Courier New" w:hAnsi="Courier New" w:cs="Courier New"/>
        </w:rPr>
      </w:pPr>
    </w:p>
    <w:p w14:paraId="58A47ABE" w14:textId="77777777" w:rsidR="00637087" w:rsidRPr="00637087" w:rsidRDefault="00637087" w:rsidP="00637087">
      <w:pPr>
        <w:pStyle w:val="PlainText"/>
        <w:rPr>
          <w:ins w:id="310" w:author="Author" w:date="2026-01-23T09:53:00Z" w16du:dateUtc="2026-01-23T15:53:00Z"/>
          <w:rFonts w:ascii="Courier New" w:hAnsi="Courier New" w:cs="Courier New"/>
        </w:rPr>
      </w:pPr>
      <w:r w:rsidRPr="00637087">
        <w:rPr>
          <w:rFonts w:ascii="Courier New" w:hAnsi="Courier New" w:cs="Courier New"/>
        </w:rPr>
        <w:t xml:space="preserve">## 9. </w:t>
      </w:r>
      <w:ins w:id="311" w:author="Author" w:date="2026-01-23T09:53:00Z" w16du:dateUtc="2026-01-23T15:53:00Z">
        <w:r w:rsidRPr="00637087">
          <w:rPr>
            <w:rFonts w:ascii="Courier New" w:hAnsi="Courier New" w:cs="Courier New"/>
          </w:rPr>
          <w:t>Content Ownership and Licenses</w:t>
        </w:r>
      </w:ins>
    </w:p>
    <w:p w14:paraId="3905AFA7" w14:textId="77777777" w:rsidR="00637087" w:rsidRPr="00637087" w:rsidRDefault="00637087" w:rsidP="00637087">
      <w:pPr>
        <w:pStyle w:val="PlainText"/>
        <w:rPr>
          <w:ins w:id="312" w:author="Author" w:date="2026-01-23T09:53:00Z" w16du:dateUtc="2026-01-23T15:53:00Z"/>
          <w:rFonts w:ascii="Courier New" w:hAnsi="Courier New" w:cs="Courier New"/>
        </w:rPr>
      </w:pPr>
    </w:p>
    <w:p w14:paraId="2A307156" w14:textId="77777777" w:rsidR="00637087" w:rsidRPr="00637087" w:rsidRDefault="00637087" w:rsidP="00637087">
      <w:pPr>
        <w:pStyle w:val="PlainText"/>
        <w:rPr>
          <w:ins w:id="313" w:author="Author" w:date="2026-01-23T09:53:00Z" w16du:dateUtc="2026-01-23T15:53:00Z"/>
          <w:rFonts w:ascii="Courier New" w:hAnsi="Courier New" w:cs="Courier New"/>
        </w:rPr>
      </w:pPr>
      <w:ins w:id="314" w:author="Author" w:date="2026-01-23T09:53:00Z" w16du:dateUtc="2026-01-23T15:53:00Z">
        <w:r w:rsidRPr="00637087">
          <w:rPr>
            <w:rFonts w:ascii="Courier New" w:hAnsi="Courier New" w:cs="Courier New"/>
          </w:rPr>
          <w:t>### 9.1 Our Content</w:t>
        </w:r>
      </w:ins>
    </w:p>
    <w:p w14:paraId="1F78B7A7" w14:textId="77777777" w:rsidR="00637087" w:rsidRPr="00637087" w:rsidRDefault="00637087" w:rsidP="00637087">
      <w:pPr>
        <w:pStyle w:val="PlainText"/>
        <w:rPr>
          <w:ins w:id="315" w:author="Author" w:date="2026-01-23T09:53:00Z" w16du:dateUtc="2026-01-23T15:53:00Z"/>
          <w:rFonts w:ascii="Courier New" w:hAnsi="Courier New" w:cs="Courier New"/>
        </w:rPr>
      </w:pPr>
    </w:p>
    <w:p w14:paraId="752A391D" w14:textId="77777777" w:rsidR="00637087" w:rsidRPr="00637087" w:rsidRDefault="00637087" w:rsidP="00637087">
      <w:pPr>
        <w:pStyle w:val="PlainText"/>
        <w:rPr>
          <w:ins w:id="316" w:author="Author" w:date="2026-01-23T09:53:00Z" w16du:dateUtc="2026-01-23T15:53:00Z"/>
          <w:rFonts w:ascii="Courier New" w:hAnsi="Courier New" w:cs="Courier New"/>
        </w:rPr>
      </w:pPr>
      <w:ins w:id="317" w:author="Author" w:date="2026-01-23T09:53:00Z" w16du:dateUtc="2026-01-23T15:53:00Z">
        <w:r w:rsidRPr="00637087">
          <w:rPr>
            <w:rFonts w:ascii="Courier New" w:hAnsi="Courier New" w:cs="Courier New"/>
          </w:rPr>
          <w:t>All content provided by Starship Psychics LLC, including but not limited to text, graphics, logos, software code, AI models, and AI-generated responses, is and remains the exclusive property of Starship Psychics LLC and is protected by intellectual property laws.</w:t>
        </w:r>
      </w:ins>
    </w:p>
    <w:p w14:paraId="6FDDF742" w14:textId="77777777" w:rsidR="00637087" w:rsidRPr="00637087" w:rsidRDefault="00637087" w:rsidP="00637087">
      <w:pPr>
        <w:pStyle w:val="PlainText"/>
        <w:rPr>
          <w:ins w:id="318" w:author="Author" w:date="2026-01-23T09:53:00Z" w16du:dateUtc="2026-01-23T15:53:00Z"/>
          <w:rFonts w:ascii="Courier New" w:hAnsi="Courier New" w:cs="Courier New"/>
        </w:rPr>
      </w:pPr>
    </w:p>
    <w:p w14:paraId="31638435" w14:textId="77777777" w:rsidR="00637087" w:rsidRPr="00637087" w:rsidRDefault="00637087" w:rsidP="00637087">
      <w:pPr>
        <w:pStyle w:val="PlainText"/>
        <w:rPr>
          <w:ins w:id="319" w:author="Author" w:date="2026-01-23T09:53:00Z" w16du:dateUtc="2026-01-23T15:53:00Z"/>
          <w:rFonts w:ascii="Courier New" w:hAnsi="Courier New" w:cs="Courier New"/>
        </w:rPr>
      </w:pPr>
      <w:ins w:id="320" w:author="Author" w:date="2026-01-23T09:53:00Z" w16du:dateUtc="2026-01-23T15:53:00Z">
        <w:r w:rsidRPr="00637087">
          <w:rPr>
            <w:rFonts w:ascii="Courier New" w:hAnsi="Courier New" w:cs="Courier New"/>
          </w:rPr>
          <w:t>### 9.2 User-Generated Content</w:t>
        </w:r>
      </w:ins>
    </w:p>
    <w:p w14:paraId="51D3A804" w14:textId="77777777" w:rsidR="00637087" w:rsidRPr="00637087" w:rsidRDefault="00637087" w:rsidP="00637087">
      <w:pPr>
        <w:pStyle w:val="PlainText"/>
        <w:rPr>
          <w:ins w:id="321" w:author="Author" w:date="2026-01-23T09:53:00Z" w16du:dateUtc="2026-01-23T15:53:00Z"/>
          <w:rFonts w:ascii="Courier New" w:hAnsi="Courier New" w:cs="Courier New"/>
        </w:rPr>
      </w:pPr>
    </w:p>
    <w:p w14:paraId="3FE17539" w14:textId="77777777" w:rsidR="00637087" w:rsidRPr="00637087" w:rsidRDefault="00637087" w:rsidP="00637087">
      <w:pPr>
        <w:pStyle w:val="PlainText"/>
        <w:rPr>
          <w:ins w:id="322" w:author="Author" w:date="2026-01-23T09:53:00Z" w16du:dateUtc="2026-01-23T15:53:00Z"/>
          <w:rFonts w:ascii="Courier New" w:hAnsi="Courier New" w:cs="Courier New"/>
        </w:rPr>
      </w:pPr>
      <w:ins w:id="323" w:author="Author" w:date="2026-01-23T09:53:00Z" w16du:dateUtc="2026-01-23T15:53:00Z">
        <w:r w:rsidRPr="00637087">
          <w:rPr>
            <w:rFonts w:ascii="Courier New" w:hAnsi="Courier New" w:cs="Courier New"/>
          </w:rPr>
          <w:t>Any content, messages, prompts, or data you submit to this Service ("User Content") remains your intellectual property, subject to the licenses you grant us below.</w:t>
        </w:r>
      </w:ins>
    </w:p>
    <w:p w14:paraId="475AE865" w14:textId="77777777" w:rsidR="00637087" w:rsidRPr="00637087" w:rsidRDefault="00637087" w:rsidP="00637087">
      <w:pPr>
        <w:pStyle w:val="PlainText"/>
        <w:rPr>
          <w:ins w:id="324" w:author="Author" w:date="2026-01-23T09:53:00Z" w16du:dateUtc="2026-01-23T15:53:00Z"/>
          <w:rFonts w:ascii="Courier New" w:hAnsi="Courier New" w:cs="Courier New"/>
        </w:rPr>
      </w:pPr>
    </w:p>
    <w:p w14:paraId="0592389F" w14:textId="77777777" w:rsidR="00637087" w:rsidRPr="00637087" w:rsidRDefault="00637087" w:rsidP="00637087">
      <w:pPr>
        <w:pStyle w:val="PlainText"/>
        <w:rPr>
          <w:ins w:id="325" w:author="Author" w:date="2026-01-23T09:53:00Z" w16du:dateUtc="2026-01-23T15:53:00Z"/>
          <w:rFonts w:ascii="Courier New" w:hAnsi="Courier New" w:cs="Courier New"/>
        </w:rPr>
      </w:pPr>
      <w:ins w:id="326" w:author="Author" w:date="2026-01-23T09:53:00Z" w16du:dateUtc="2026-01-23T15:53:00Z">
        <w:r w:rsidRPr="00637087">
          <w:rPr>
            <w:rFonts w:ascii="Courier New" w:hAnsi="Courier New" w:cs="Courier New"/>
          </w:rPr>
          <w:t>### 9.3 Operational License</w:t>
        </w:r>
      </w:ins>
    </w:p>
    <w:p w14:paraId="5592DBA4" w14:textId="77777777" w:rsidR="00637087" w:rsidRPr="00637087" w:rsidRDefault="00637087" w:rsidP="00637087">
      <w:pPr>
        <w:pStyle w:val="PlainText"/>
        <w:rPr>
          <w:ins w:id="327" w:author="Author" w:date="2026-01-23T09:53:00Z" w16du:dateUtc="2026-01-23T15:53:00Z"/>
          <w:rFonts w:ascii="Courier New" w:hAnsi="Courier New" w:cs="Courier New"/>
        </w:rPr>
      </w:pPr>
    </w:p>
    <w:p w14:paraId="7E00FF09" w14:textId="77777777" w:rsidR="00637087" w:rsidRPr="00637087" w:rsidRDefault="00637087" w:rsidP="00637087">
      <w:pPr>
        <w:pStyle w:val="PlainText"/>
        <w:rPr>
          <w:ins w:id="328" w:author="Author" w:date="2026-01-23T09:53:00Z" w16du:dateUtc="2026-01-23T15:53:00Z"/>
          <w:rFonts w:ascii="Courier New" w:hAnsi="Courier New" w:cs="Courier New"/>
        </w:rPr>
      </w:pPr>
      <w:ins w:id="329" w:author="Author" w:date="2026-01-23T09:53:00Z" w16du:dateUtc="2026-01-23T15:53:00Z">
        <w:r w:rsidRPr="00637087">
          <w:rPr>
            <w:rFonts w:ascii="Courier New" w:hAnsi="Courier New" w:cs="Courier New"/>
          </w:rPr>
          <w:t>By submitting User Content, you grant Starship Psychics LLC a worldwide, non-exclusive, royalty-free license to:</w:t>
        </w:r>
      </w:ins>
    </w:p>
    <w:p w14:paraId="07450205" w14:textId="77777777" w:rsidR="00637087" w:rsidRPr="00637087" w:rsidRDefault="00637087" w:rsidP="00637087">
      <w:pPr>
        <w:pStyle w:val="PlainText"/>
        <w:rPr>
          <w:ins w:id="330" w:author="Author" w:date="2026-01-23T09:53:00Z" w16du:dateUtc="2026-01-23T15:53:00Z"/>
          <w:rFonts w:ascii="Courier New" w:hAnsi="Courier New" w:cs="Courier New"/>
        </w:rPr>
      </w:pPr>
    </w:p>
    <w:p w14:paraId="7D6B3621" w14:textId="77777777" w:rsidR="00637087" w:rsidRPr="00637087" w:rsidRDefault="00637087" w:rsidP="00637087">
      <w:pPr>
        <w:pStyle w:val="PlainText"/>
        <w:rPr>
          <w:ins w:id="331" w:author="Author" w:date="2026-01-23T09:53:00Z" w16du:dateUtc="2026-01-23T15:53:00Z"/>
          <w:rFonts w:ascii="Courier New" w:hAnsi="Courier New" w:cs="Courier New"/>
        </w:rPr>
      </w:pPr>
      <w:ins w:id="332" w:author="Author" w:date="2026-01-23T09:53:00Z" w16du:dateUtc="2026-01-23T15:53:00Z">
        <w:r w:rsidRPr="00637087">
          <w:rPr>
            <w:rFonts w:ascii="Courier New" w:hAnsi="Courier New" w:cs="Courier New"/>
          </w:rPr>
          <w:t>- Host, store, and process User Content to provide the Service</w:t>
        </w:r>
      </w:ins>
    </w:p>
    <w:p w14:paraId="150898A9" w14:textId="77777777" w:rsidR="00637087" w:rsidRPr="00637087" w:rsidRDefault="00637087" w:rsidP="00637087">
      <w:pPr>
        <w:pStyle w:val="PlainText"/>
        <w:rPr>
          <w:ins w:id="333" w:author="Author" w:date="2026-01-23T09:53:00Z" w16du:dateUtc="2026-01-23T15:53:00Z"/>
          <w:rFonts w:ascii="Courier New" w:hAnsi="Courier New" w:cs="Courier New"/>
        </w:rPr>
      </w:pPr>
      <w:ins w:id="334" w:author="Author" w:date="2026-01-23T09:53:00Z" w16du:dateUtc="2026-01-23T15:53:00Z">
        <w:r w:rsidRPr="00637087">
          <w:rPr>
            <w:rFonts w:ascii="Courier New" w:hAnsi="Courier New" w:cs="Courier New"/>
          </w:rPr>
          <w:lastRenderedPageBreak/>
          <w:t xml:space="preserve">- Transmit User Content to AI model providers and other </w:t>
        </w:r>
        <w:proofErr w:type="spellStart"/>
        <w:r w:rsidRPr="00637087">
          <w:rPr>
            <w:rFonts w:ascii="Courier New" w:hAnsi="Courier New" w:cs="Courier New"/>
          </w:rPr>
          <w:t>subprocessors</w:t>
        </w:r>
        <w:proofErr w:type="spellEnd"/>
        <w:r w:rsidRPr="00637087">
          <w:rPr>
            <w:rFonts w:ascii="Courier New" w:hAnsi="Courier New" w:cs="Courier New"/>
          </w:rPr>
          <w:t xml:space="preserve"> necessary to generate responses</w:t>
        </w:r>
      </w:ins>
    </w:p>
    <w:p w14:paraId="05D54ADD" w14:textId="77777777" w:rsidR="00637087" w:rsidRPr="00637087" w:rsidRDefault="00637087" w:rsidP="00637087">
      <w:pPr>
        <w:pStyle w:val="PlainText"/>
        <w:rPr>
          <w:ins w:id="335" w:author="Author" w:date="2026-01-23T09:53:00Z" w16du:dateUtc="2026-01-23T15:53:00Z"/>
          <w:rFonts w:ascii="Courier New" w:hAnsi="Courier New" w:cs="Courier New"/>
        </w:rPr>
      </w:pPr>
      <w:ins w:id="336" w:author="Author" w:date="2026-01-23T09:53:00Z" w16du:dateUtc="2026-01-23T15:53:00Z">
        <w:r w:rsidRPr="00637087">
          <w:rPr>
            <w:rFonts w:ascii="Courier New" w:hAnsi="Courier New" w:cs="Courier New"/>
          </w:rPr>
          <w:t>- Display User Content back to you within the Service</w:t>
        </w:r>
      </w:ins>
    </w:p>
    <w:p w14:paraId="62A5ADFD" w14:textId="77777777" w:rsidR="00637087" w:rsidRPr="00637087" w:rsidRDefault="00637087" w:rsidP="00637087">
      <w:pPr>
        <w:pStyle w:val="PlainText"/>
        <w:rPr>
          <w:ins w:id="337" w:author="Author" w:date="2026-01-23T09:53:00Z" w16du:dateUtc="2026-01-23T15:53:00Z"/>
          <w:rFonts w:ascii="Courier New" w:hAnsi="Courier New" w:cs="Courier New"/>
        </w:rPr>
      </w:pPr>
      <w:ins w:id="338" w:author="Author" w:date="2026-01-23T09:53:00Z" w16du:dateUtc="2026-01-23T15:53:00Z">
        <w:r w:rsidRPr="00637087">
          <w:rPr>
            <w:rFonts w:ascii="Courier New" w:hAnsi="Courier New" w:cs="Courier New"/>
          </w:rPr>
          <w:t>- Make temporary copies necessary for technical operation, backup, and security</w:t>
        </w:r>
      </w:ins>
    </w:p>
    <w:p w14:paraId="0910BB79" w14:textId="77777777" w:rsidR="00637087" w:rsidRPr="00637087" w:rsidRDefault="00637087" w:rsidP="00637087">
      <w:pPr>
        <w:pStyle w:val="PlainText"/>
        <w:rPr>
          <w:ins w:id="339" w:author="Author" w:date="2026-01-23T09:53:00Z" w16du:dateUtc="2026-01-23T15:53:00Z"/>
          <w:rFonts w:ascii="Courier New" w:hAnsi="Courier New" w:cs="Courier New"/>
        </w:rPr>
      </w:pPr>
    </w:p>
    <w:p w14:paraId="61F4CE66" w14:textId="77777777" w:rsidR="00637087" w:rsidRPr="00637087" w:rsidRDefault="00637087" w:rsidP="00637087">
      <w:pPr>
        <w:pStyle w:val="PlainText"/>
        <w:rPr>
          <w:ins w:id="340" w:author="Author" w:date="2026-01-23T09:53:00Z" w16du:dateUtc="2026-01-23T15:53:00Z"/>
          <w:rFonts w:ascii="Courier New" w:hAnsi="Courier New" w:cs="Courier New"/>
        </w:rPr>
      </w:pPr>
      <w:ins w:id="341" w:author="Author" w:date="2026-01-23T09:53:00Z" w16du:dateUtc="2026-01-23T15:53:00Z">
        <w:r w:rsidRPr="00637087">
          <w:rPr>
            <w:rFonts w:ascii="Courier New" w:hAnsi="Courier New" w:cs="Courier New"/>
          </w:rPr>
          <w:t>This operational license is necessary for us to provide the Service to you.</w:t>
        </w:r>
      </w:ins>
    </w:p>
    <w:p w14:paraId="079EF6CD" w14:textId="77777777" w:rsidR="00637087" w:rsidRPr="00637087" w:rsidRDefault="00637087" w:rsidP="00637087">
      <w:pPr>
        <w:pStyle w:val="PlainText"/>
        <w:rPr>
          <w:ins w:id="342" w:author="Author" w:date="2026-01-23T09:53:00Z" w16du:dateUtc="2026-01-23T15:53:00Z"/>
          <w:rFonts w:ascii="Courier New" w:hAnsi="Courier New" w:cs="Courier New"/>
        </w:rPr>
      </w:pPr>
    </w:p>
    <w:p w14:paraId="786EBE7B" w14:textId="77777777" w:rsidR="00637087" w:rsidRPr="00637087" w:rsidRDefault="00637087" w:rsidP="00637087">
      <w:pPr>
        <w:pStyle w:val="PlainText"/>
        <w:rPr>
          <w:ins w:id="343" w:author="Author" w:date="2026-01-23T09:53:00Z" w16du:dateUtc="2026-01-23T15:53:00Z"/>
          <w:rFonts w:ascii="Courier New" w:hAnsi="Courier New" w:cs="Courier New"/>
        </w:rPr>
      </w:pPr>
      <w:ins w:id="344" w:author="Author" w:date="2026-01-23T09:53:00Z" w16du:dateUtc="2026-01-23T15:53:00Z">
        <w:r w:rsidRPr="00637087">
          <w:rPr>
            <w:rFonts w:ascii="Courier New" w:hAnsi="Courier New" w:cs="Courier New"/>
          </w:rPr>
          <w:t>### 9.4 Improvement and Training License</w:t>
        </w:r>
      </w:ins>
    </w:p>
    <w:p w14:paraId="4B8E74BC" w14:textId="77777777" w:rsidR="00637087" w:rsidRPr="00637087" w:rsidRDefault="00637087" w:rsidP="00637087">
      <w:pPr>
        <w:pStyle w:val="PlainText"/>
        <w:rPr>
          <w:ins w:id="345" w:author="Author" w:date="2026-01-23T09:53:00Z" w16du:dateUtc="2026-01-23T15:53:00Z"/>
          <w:rFonts w:ascii="Courier New" w:hAnsi="Courier New" w:cs="Courier New"/>
        </w:rPr>
      </w:pPr>
    </w:p>
    <w:p w14:paraId="33213A79" w14:textId="77777777" w:rsidR="00637087" w:rsidRPr="00637087" w:rsidRDefault="00637087" w:rsidP="00637087">
      <w:pPr>
        <w:pStyle w:val="PlainText"/>
        <w:rPr>
          <w:ins w:id="346" w:author="Author" w:date="2026-01-23T09:53:00Z" w16du:dateUtc="2026-01-23T15:53:00Z"/>
          <w:rFonts w:ascii="Courier New" w:hAnsi="Courier New" w:cs="Courier New"/>
        </w:rPr>
      </w:pPr>
      <w:ins w:id="347" w:author="Author" w:date="2026-01-23T09:53:00Z" w16du:dateUtc="2026-01-23T15:53:00Z">
        <w:r w:rsidRPr="00637087">
          <w:rPr>
            <w:rFonts w:ascii="Courier New" w:hAnsi="Courier New" w:cs="Courier New"/>
          </w:rPr>
          <w:t>With your consent (as indicated in your account settings or during onboarding), you grant us a license to:</w:t>
        </w:r>
      </w:ins>
    </w:p>
    <w:p w14:paraId="1CCCF632" w14:textId="77777777" w:rsidR="00637087" w:rsidRPr="00637087" w:rsidRDefault="00637087" w:rsidP="00637087">
      <w:pPr>
        <w:pStyle w:val="PlainText"/>
        <w:rPr>
          <w:ins w:id="348" w:author="Author" w:date="2026-01-23T09:53:00Z" w16du:dateUtc="2026-01-23T15:53:00Z"/>
          <w:rFonts w:ascii="Courier New" w:hAnsi="Courier New" w:cs="Courier New"/>
        </w:rPr>
      </w:pPr>
    </w:p>
    <w:p w14:paraId="7E0DA584" w14:textId="77777777" w:rsidR="00637087" w:rsidRPr="00637087" w:rsidRDefault="00637087" w:rsidP="00637087">
      <w:pPr>
        <w:pStyle w:val="PlainText"/>
        <w:rPr>
          <w:ins w:id="349" w:author="Author" w:date="2026-01-23T09:53:00Z" w16du:dateUtc="2026-01-23T15:53:00Z"/>
          <w:rFonts w:ascii="Courier New" w:hAnsi="Courier New" w:cs="Courier New"/>
        </w:rPr>
      </w:pPr>
      <w:ins w:id="350" w:author="Author" w:date="2026-01-23T09:53:00Z" w16du:dateUtc="2026-01-23T15:53:00Z">
        <w:r w:rsidRPr="00637087">
          <w:rPr>
            <w:rFonts w:ascii="Courier New" w:hAnsi="Courier New" w:cs="Courier New"/>
          </w:rPr>
          <w:t>- Use User Content and AI-generated Outputs to improve our AI models, algorithms, and Service quality</w:t>
        </w:r>
      </w:ins>
    </w:p>
    <w:p w14:paraId="6C93B27C" w14:textId="77777777" w:rsidR="00637087" w:rsidRPr="00637087" w:rsidRDefault="00637087" w:rsidP="00637087">
      <w:pPr>
        <w:pStyle w:val="PlainText"/>
        <w:rPr>
          <w:ins w:id="351" w:author="Author" w:date="2026-01-23T09:53:00Z" w16du:dateUtc="2026-01-23T15:53:00Z"/>
          <w:rFonts w:ascii="Courier New" w:hAnsi="Courier New" w:cs="Courier New"/>
        </w:rPr>
      </w:pPr>
      <w:ins w:id="352" w:author="Author" w:date="2026-01-23T09:53:00Z" w16du:dateUtc="2026-01-23T15:53:00Z">
        <w:r w:rsidRPr="00637087">
          <w:rPr>
            <w:rFonts w:ascii="Courier New" w:hAnsi="Courier New" w:cs="Courier New"/>
          </w:rPr>
          <w:t>- Create anonymized or aggregated datasets for research, development, and analytics</w:t>
        </w:r>
      </w:ins>
    </w:p>
    <w:p w14:paraId="793330DC" w14:textId="77777777" w:rsidR="00637087" w:rsidRPr="00637087" w:rsidRDefault="00637087" w:rsidP="00637087">
      <w:pPr>
        <w:pStyle w:val="PlainText"/>
        <w:rPr>
          <w:ins w:id="353" w:author="Author" w:date="2026-01-23T09:53:00Z" w16du:dateUtc="2026-01-23T15:53:00Z"/>
          <w:rFonts w:ascii="Courier New" w:hAnsi="Courier New" w:cs="Courier New"/>
        </w:rPr>
      </w:pPr>
      <w:ins w:id="354" w:author="Author" w:date="2026-01-23T09:53:00Z" w16du:dateUtc="2026-01-23T15:53:00Z">
        <w:r w:rsidRPr="00637087">
          <w:rPr>
            <w:rFonts w:ascii="Courier New" w:hAnsi="Courier New" w:cs="Courier New"/>
          </w:rPr>
          <w:t>- Train, test, and refine machine learning models</w:t>
        </w:r>
      </w:ins>
    </w:p>
    <w:p w14:paraId="3BE664D4" w14:textId="77777777" w:rsidR="00637087" w:rsidRPr="00637087" w:rsidRDefault="00637087" w:rsidP="00637087">
      <w:pPr>
        <w:pStyle w:val="PlainText"/>
        <w:rPr>
          <w:ins w:id="355" w:author="Author" w:date="2026-01-23T09:53:00Z" w16du:dateUtc="2026-01-23T15:53:00Z"/>
          <w:rFonts w:ascii="Courier New" w:hAnsi="Courier New" w:cs="Courier New"/>
        </w:rPr>
      </w:pPr>
    </w:p>
    <w:p w14:paraId="10B6EB11" w14:textId="77777777" w:rsidR="00637087" w:rsidRPr="00637087" w:rsidRDefault="00637087" w:rsidP="00637087">
      <w:pPr>
        <w:pStyle w:val="PlainText"/>
        <w:rPr>
          <w:ins w:id="356" w:author="Author" w:date="2026-01-23T09:53:00Z" w16du:dateUtc="2026-01-23T15:53:00Z"/>
          <w:rFonts w:ascii="Courier New" w:hAnsi="Courier New" w:cs="Courier New"/>
        </w:rPr>
      </w:pPr>
      <w:ins w:id="357" w:author="Author" w:date="2026-01-23T09:53:00Z" w16du:dateUtc="2026-01-23T15:53:00Z">
        <w:r w:rsidRPr="00637087">
          <w:rPr>
            <w:rFonts w:ascii="Courier New" w:hAnsi="Courier New" w:cs="Courier New"/>
          </w:rPr>
          <w:t>You may withdraw this consent at any time through your account settings, though withdrawal will not affect our prior use of your data under this license.</w:t>
        </w:r>
      </w:ins>
    </w:p>
    <w:p w14:paraId="54649AAE" w14:textId="77777777" w:rsidR="00637087" w:rsidRPr="00637087" w:rsidRDefault="00637087" w:rsidP="00637087">
      <w:pPr>
        <w:pStyle w:val="PlainText"/>
        <w:rPr>
          <w:ins w:id="358" w:author="Author" w:date="2026-01-23T09:53:00Z" w16du:dateUtc="2026-01-23T15:53:00Z"/>
          <w:rFonts w:ascii="Courier New" w:hAnsi="Courier New" w:cs="Courier New"/>
        </w:rPr>
      </w:pPr>
    </w:p>
    <w:p w14:paraId="328EE532" w14:textId="77777777" w:rsidR="00637087" w:rsidRPr="00637087" w:rsidRDefault="00637087" w:rsidP="00637087">
      <w:pPr>
        <w:pStyle w:val="PlainText"/>
        <w:rPr>
          <w:ins w:id="359" w:author="Author" w:date="2026-01-23T09:53:00Z" w16du:dateUtc="2026-01-23T15:53:00Z"/>
          <w:rFonts w:ascii="Courier New" w:hAnsi="Courier New" w:cs="Courier New"/>
        </w:rPr>
      </w:pPr>
      <w:ins w:id="360" w:author="Author" w:date="2026-01-23T09:53:00Z" w16du:dateUtc="2026-01-23T15:53:00Z">
        <w:r w:rsidRPr="00637087">
          <w:rPr>
            <w:rFonts w:ascii="Courier New" w:hAnsi="Courier New" w:cs="Courier New"/>
          </w:rPr>
          <w:t>### 9.5 User Representations and Warranties</w:t>
        </w:r>
      </w:ins>
    </w:p>
    <w:p w14:paraId="2EFB7CCB" w14:textId="77777777" w:rsidR="00637087" w:rsidRPr="00637087" w:rsidRDefault="00637087" w:rsidP="00637087">
      <w:pPr>
        <w:pStyle w:val="PlainText"/>
        <w:rPr>
          <w:moveTo w:id="361" w:author="Author" w:date="2026-01-23T09:53:00Z" w16du:dateUtc="2026-01-23T15:53:00Z"/>
          <w:rFonts w:ascii="Courier New" w:hAnsi="Courier New" w:cs="Courier New"/>
        </w:rPr>
      </w:pPr>
      <w:moveToRangeStart w:id="362" w:author="Author" w:date="2026-01-23T09:53:00Z" w:name="move220054441"/>
    </w:p>
    <w:p w14:paraId="00EF321F" w14:textId="77777777" w:rsidR="00637087" w:rsidRPr="00637087" w:rsidRDefault="00637087" w:rsidP="00637087">
      <w:pPr>
        <w:pStyle w:val="PlainText"/>
        <w:rPr>
          <w:ins w:id="363" w:author="Author" w:date="2026-01-23T09:53:00Z" w16du:dateUtc="2026-01-23T15:53:00Z"/>
          <w:rFonts w:ascii="Courier New" w:hAnsi="Courier New" w:cs="Courier New"/>
        </w:rPr>
      </w:pPr>
      <w:moveTo w:id="364" w:author="Author" w:date="2026-01-23T09:53:00Z" w16du:dateUtc="2026-01-23T15:53:00Z">
        <w:r w:rsidRPr="00637087">
          <w:rPr>
            <w:rFonts w:ascii="Courier New" w:hAnsi="Courier New" w:cs="Courier New"/>
          </w:rPr>
          <w:t xml:space="preserve">By </w:t>
        </w:r>
      </w:moveTo>
      <w:moveToRangeEnd w:id="362"/>
      <w:ins w:id="365" w:author="Author" w:date="2026-01-23T09:53:00Z" w16du:dateUtc="2026-01-23T15:53:00Z">
        <w:r w:rsidRPr="00637087">
          <w:rPr>
            <w:rFonts w:ascii="Courier New" w:hAnsi="Courier New" w:cs="Courier New"/>
          </w:rPr>
          <w:t>submitting User Content, you represent and warrant that:</w:t>
        </w:r>
      </w:ins>
    </w:p>
    <w:p w14:paraId="73626F7A" w14:textId="77777777" w:rsidR="00637087" w:rsidRPr="00637087" w:rsidRDefault="00637087" w:rsidP="00637087">
      <w:pPr>
        <w:pStyle w:val="PlainText"/>
        <w:rPr>
          <w:ins w:id="366" w:author="Author" w:date="2026-01-23T09:53:00Z" w16du:dateUtc="2026-01-23T15:53:00Z"/>
          <w:rFonts w:ascii="Courier New" w:hAnsi="Courier New" w:cs="Courier New"/>
        </w:rPr>
      </w:pPr>
    </w:p>
    <w:p w14:paraId="225B9F92" w14:textId="77777777" w:rsidR="00637087" w:rsidRPr="00637087" w:rsidRDefault="00637087" w:rsidP="00637087">
      <w:pPr>
        <w:pStyle w:val="PlainText"/>
        <w:rPr>
          <w:ins w:id="367" w:author="Author" w:date="2026-01-23T09:53:00Z" w16du:dateUtc="2026-01-23T15:53:00Z"/>
          <w:rFonts w:ascii="Courier New" w:hAnsi="Courier New" w:cs="Courier New"/>
        </w:rPr>
      </w:pPr>
      <w:ins w:id="368" w:author="Author" w:date="2026-01-23T09:53:00Z" w16du:dateUtc="2026-01-23T15:53:00Z">
        <w:r w:rsidRPr="00637087">
          <w:rPr>
            <w:rFonts w:ascii="Courier New" w:hAnsi="Courier New" w:cs="Courier New"/>
          </w:rPr>
          <w:t>- You own or have the necessary rights, licenses, and permissions to submit the User Content</w:t>
        </w:r>
      </w:ins>
    </w:p>
    <w:p w14:paraId="300579FC" w14:textId="77777777" w:rsidR="00637087" w:rsidRPr="00637087" w:rsidRDefault="00637087" w:rsidP="00637087">
      <w:pPr>
        <w:pStyle w:val="PlainText"/>
        <w:rPr>
          <w:ins w:id="369" w:author="Author" w:date="2026-01-23T09:53:00Z" w16du:dateUtc="2026-01-23T15:53:00Z"/>
          <w:rFonts w:ascii="Courier New" w:hAnsi="Courier New" w:cs="Courier New"/>
        </w:rPr>
      </w:pPr>
      <w:ins w:id="370" w:author="Author" w:date="2026-01-23T09:53:00Z" w16du:dateUtc="2026-01-23T15:53:00Z">
        <w:r w:rsidRPr="00637087">
          <w:rPr>
            <w:rFonts w:ascii="Courier New" w:hAnsi="Courier New" w:cs="Courier New"/>
          </w:rPr>
          <w:t>- Your User Content does not violate any law, regulation, or third-party rights</w:t>
        </w:r>
      </w:ins>
    </w:p>
    <w:p w14:paraId="5D257922" w14:textId="77777777" w:rsidR="00637087" w:rsidRPr="00637087" w:rsidRDefault="00637087" w:rsidP="00637087">
      <w:pPr>
        <w:pStyle w:val="PlainText"/>
        <w:rPr>
          <w:ins w:id="371" w:author="Author" w:date="2026-01-23T09:53:00Z" w16du:dateUtc="2026-01-23T15:53:00Z"/>
          <w:rFonts w:ascii="Courier New" w:hAnsi="Courier New" w:cs="Courier New"/>
        </w:rPr>
      </w:pPr>
      <w:ins w:id="372" w:author="Author" w:date="2026-01-23T09:53:00Z" w16du:dateUtc="2026-01-23T15:53:00Z">
        <w:r w:rsidRPr="00637087">
          <w:rPr>
            <w:rFonts w:ascii="Courier New" w:hAnsi="Courier New" w:cs="Courier New"/>
          </w:rPr>
          <w:t>- Your User Content does not infringe any intellectual property, privacy, or other rights</w:t>
        </w:r>
      </w:ins>
    </w:p>
    <w:p w14:paraId="01A4FD39" w14:textId="77777777" w:rsidR="00637087" w:rsidRPr="00637087" w:rsidRDefault="00637087" w:rsidP="00637087">
      <w:pPr>
        <w:pStyle w:val="PlainText"/>
        <w:rPr>
          <w:ins w:id="373" w:author="Author" w:date="2026-01-23T09:53:00Z" w16du:dateUtc="2026-01-23T15:53:00Z"/>
          <w:rFonts w:ascii="Courier New" w:hAnsi="Courier New" w:cs="Courier New"/>
        </w:rPr>
      </w:pPr>
      <w:ins w:id="374" w:author="Author" w:date="2026-01-23T09:53:00Z" w16du:dateUtc="2026-01-23T15:53:00Z">
        <w:r w:rsidRPr="00637087">
          <w:rPr>
            <w:rFonts w:ascii="Courier New" w:hAnsi="Courier New" w:cs="Courier New"/>
          </w:rPr>
          <w:t>- You have obtained all necessary consents from any individuals mentioned or depicted in your User Content</w:t>
        </w:r>
      </w:ins>
    </w:p>
    <w:p w14:paraId="31932E74" w14:textId="77777777" w:rsidR="00637087" w:rsidRPr="00637087" w:rsidRDefault="00637087" w:rsidP="00637087">
      <w:pPr>
        <w:pStyle w:val="PlainText"/>
        <w:rPr>
          <w:ins w:id="375" w:author="Author" w:date="2026-01-23T09:53:00Z" w16du:dateUtc="2026-01-23T15:53:00Z"/>
          <w:rFonts w:ascii="Courier New" w:hAnsi="Courier New" w:cs="Courier New"/>
        </w:rPr>
      </w:pPr>
    </w:p>
    <w:p w14:paraId="7669DB33" w14:textId="77777777" w:rsidR="00637087" w:rsidRPr="00637087" w:rsidRDefault="00637087" w:rsidP="00637087">
      <w:pPr>
        <w:pStyle w:val="PlainText"/>
        <w:rPr>
          <w:ins w:id="376" w:author="Author" w:date="2026-01-23T09:53:00Z" w16du:dateUtc="2026-01-23T15:53:00Z"/>
          <w:rFonts w:ascii="Courier New" w:hAnsi="Courier New" w:cs="Courier New"/>
        </w:rPr>
      </w:pPr>
      <w:ins w:id="377" w:author="Author" w:date="2026-01-23T09:53:00Z" w16du:dateUtc="2026-01-23T15:53:00Z">
        <w:r w:rsidRPr="00637087">
          <w:rPr>
            <w:rFonts w:ascii="Courier New" w:hAnsi="Courier New" w:cs="Courier New"/>
          </w:rPr>
          <w:t>### 9.6 Our Rights Regarding User Content</w:t>
        </w:r>
      </w:ins>
    </w:p>
    <w:p w14:paraId="560B2EAC" w14:textId="77777777" w:rsidR="00637087" w:rsidRPr="00637087" w:rsidRDefault="00637087" w:rsidP="00637087">
      <w:pPr>
        <w:pStyle w:val="PlainText"/>
        <w:rPr>
          <w:ins w:id="378" w:author="Author" w:date="2026-01-23T09:53:00Z" w16du:dateUtc="2026-01-23T15:53:00Z"/>
          <w:rFonts w:ascii="Courier New" w:hAnsi="Courier New" w:cs="Courier New"/>
        </w:rPr>
      </w:pPr>
    </w:p>
    <w:p w14:paraId="060A5760" w14:textId="77777777" w:rsidR="00637087" w:rsidRPr="00637087" w:rsidRDefault="00637087" w:rsidP="00637087">
      <w:pPr>
        <w:pStyle w:val="PlainText"/>
        <w:rPr>
          <w:ins w:id="379" w:author="Author" w:date="2026-01-23T09:53:00Z" w16du:dateUtc="2026-01-23T15:53:00Z"/>
          <w:rFonts w:ascii="Courier New" w:hAnsi="Courier New" w:cs="Courier New"/>
        </w:rPr>
      </w:pPr>
      <w:ins w:id="380" w:author="Author" w:date="2026-01-23T09:53:00Z" w16du:dateUtc="2026-01-23T15:53:00Z">
        <w:r w:rsidRPr="00637087">
          <w:rPr>
            <w:rFonts w:ascii="Courier New" w:hAnsi="Courier New" w:cs="Courier New"/>
          </w:rPr>
          <w:t>We reserve the right to:</w:t>
        </w:r>
      </w:ins>
    </w:p>
    <w:p w14:paraId="55C6BE03" w14:textId="77777777" w:rsidR="00637087" w:rsidRPr="00637087" w:rsidRDefault="00637087" w:rsidP="00637087">
      <w:pPr>
        <w:pStyle w:val="PlainText"/>
        <w:rPr>
          <w:ins w:id="381" w:author="Author" w:date="2026-01-23T09:53:00Z" w16du:dateUtc="2026-01-23T15:53:00Z"/>
          <w:rFonts w:ascii="Courier New" w:hAnsi="Courier New" w:cs="Courier New"/>
        </w:rPr>
      </w:pPr>
    </w:p>
    <w:p w14:paraId="44746583" w14:textId="77777777" w:rsidR="00637087" w:rsidRPr="00637087" w:rsidRDefault="00637087" w:rsidP="00637087">
      <w:pPr>
        <w:pStyle w:val="PlainText"/>
        <w:rPr>
          <w:ins w:id="382" w:author="Author" w:date="2026-01-23T09:53:00Z" w16du:dateUtc="2026-01-23T15:53:00Z"/>
          <w:rFonts w:ascii="Courier New" w:hAnsi="Courier New" w:cs="Courier New"/>
        </w:rPr>
      </w:pPr>
      <w:ins w:id="383" w:author="Author" w:date="2026-01-23T09:53:00Z" w16du:dateUtc="2026-01-23T15:53:00Z">
        <w:r w:rsidRPr="00637087">
          <w:rPr>
            <w:rFonts w:ascii="Courier New" w:hAnsi="Courier New" w:cs="Courier New"/>
          </w:rPr>
          <w:t>- Remove, modify, or refuse to display any User Content at our sole discretion</w:t>
        </w:r>
      </w:ins>
    </w:p>
    <w:p w14:paraId="4067260F" w14:textId="77777777" w:rsidR="00637087" w:rsidRPr="00637087" w:rsidRDefault="00637087" w:rsidP="00637087">
      <w:pPr>
        <w:pStyle w:val="PlainText"/>
        <w:rPr>
          <w:ins w:id="384" w:author="Author" w:date="2026-01-23T09:53:00Z" w16du:dateUtc="2026-01-23T15:53:00Z"/>
          <w:rFonts w:ascii="Courier New" w:hAnsi="Courier New" w:cs="Courier New"/>
        </w:rPr>
      </w:pPr>
      <w:ins w:id="385" w:author="Author" w:date="2026-01-23T09:53:00Z" w16du:dateUtc="2026-01-23T15:53:00Z">
        <w:r w:rsidRPr="00637087">
          <w:rPr>
            <w:rFonts w:ascii="Courier New" w:hAnsi="Courier New" w:cs="Courier New"/>
          </w:rPr>
          <w:t>- Monitor User Content for compliance with these Terms and applicable laws</w:t>
        </w:r>
      </w:ins>
    </w:p>
    <w:p w14:paraId="502BF4A0" w14:textId="77777777" w:rsidR="00637087" w:rsidRPr="00637087" w:rsidRDefault="00637087" w:rsidP="00637087">
      <w:pPr>
        <w:pStyle w:val="PlainText"/>
        <w:rPr>
          <w:ins w:id="386" w:author="Author" w:date="2026-01-23T09:53:00Z" w16du:dateUtc="2026-01-23T15:53:00Z"/>
          <w:rFonts w:ascii="Courier New" w:hAnsi="Courier New" w:cs="Courier New"/>
        </w:rPr>
      </w:pPr>
      <w:ins w:id="387" w:author="Author" w:date="2026-01-23T09:53:00Z" w16du:dateUtc="2026-01-23T15:53:00Z">
        <w:r w:rsidRPr="00637087">
          <w:rPr>
            <w:rFonts w:ascii="Courier New" w:hAnsi="Courier New" w:cs="Courier New"/>
          </w:rPr>
          <w:t>- Disclose User Content if required by law or to protect our rights</w:t>
        </w:r>
      </w:ins>
    </w:p>
    <w:p w14:paraId="41547C89" w14:textId="77777777" w:rsidR="00637087" w:rsidRPr="00637087" w:rsidRDefault="00637087" w:rsidP="00637087">
      <w:pPr>
        <w:pStyle w:val="PlainText"/>
        <w:rPr>
          <w:ins w:id="388" w:author="Author" w:date="2026-01-23T09:53:00Z" w16du:dateUtc="2026-01-23T15:53:00Z"/>
          <w:rFonts w:ascii="Courier New" w:hAnsi="Courier New" w:cs="Courier New"/>
        </w:rPr>
      </w:pPr>
    </w:p>
    <w:p w14:paraId="613A6883" w14:textId="77777777" w:rsidR="00637087" w:rsidRPr="00637087" w:rsidRDefault="00637087" w:rsidP="00637087">
      <w:pPr>
        <w:pStyle w:val="PlainText"/>
        <w:rPr>
          <w:ins w:id="389" w:author="Author" w:date="2026-01-23T09:53:00Z" w16du:dateUtc="2026-01-23T15:53:00Z"/>
          <w:rFonts w:ascii="Courier New" w:hAnsi="Courier New" w:cs="Courier New"/>
        </w:rPr>
      </w:pPr>
      <w:ins w:id="390" w:author="Author" w:date="2026-01-23T09:53:00Z" w16du:dateUtc="2026-01-23T15:53:00Z">
        <w:r w:rsidRPr="00637087">
          <w:rPr>
            <w:rFonts w:ascii="Courier New" w:hAnsi="Courier New" w:cs="Courier New"/>
          </w:rPr>
          <w:t>We are not obligated to monitor User Content but may do so for safety, security, and compliance purposes.</w:t>
        </w:r>
      </w:ins>
    </w:p>
    <w:p w14:paraId="18C85424" w14:textId="77777777" w:rsidR="00637087" w:rsidRPr="00637087" w:rsidRDefault="00637087" w:rsidP="00637087">
      <w:pPr>
        <w:pStyle w:val="PlainText"/>
        <w:rPr>
          <w:ins w:id="391" w:author="Author" w:date="2026-01-23T09:53:00Z" w16du:dateUtc="2026-01-23T15:53:00Z"/>
          <w:rFonts w:ascii="Courier New" w:hAnsi="Courier New" w:cs="Courier New"/>
        </w:rPr>
      </w:pPr>
    </w:p>
    <w:p w14:paraId="5850A7CB" w14:textId="77777777" w:rsidR="00637087" w:rsidRPr="00637087" w:rsidRDefault="00637087" w:rsidP="00637087">
      <w:pPr>
        <w:pStyle w:val="PlainText"/>
        <w:rPr>
          <w:ins w:id="392" w:author="Author" w:date="2026-01-23T09:53:00Z" w16du:dateUtc="2026-01-23T15:53:00Z"/>
          <w:rFonts w:ascii="Courier New" w:hAnsi="Courier New" w:cs="Courier New"/>
        </w:rPr>
      </w:pPr>
      <w:ins w:id="393" w:author="Author" w:date="2026-01-23T09:53:00Z" w16du:dateUtc="2026-01-23T15:53:00Z">
        <w:r w:rsidRPr="00637087">
          <w:rPr>
            <w:rFonts w:ascii="Courier New" w:hAnsi="Courier New" w:cs="Courier New"/>
          </w:rPr>
          <w:t>### 9.7 Feedback and Improvements</w:t>
        </w:r>
      </w:ins>
    </w:p>
    <w:p w14:paraId="2941F1DC" w14:textId="77777777" w:rsidR="00637087" w:rsidRPr="00637087" w:rsidRDefault="00637087" w:rsidP="00637087">
      <w:pPr>
        <w:pStyle w:val="PlainText"/>
        <w:rPr>
          <w:ins w:id="394" w:author="Author" w:date="2026-01-23T09:53:00Z" w16du:dateUtc="2026-01-23T15:53:00Z"/>
          <w:rFonts w:ascii="Courier New" w:hAnsi="Courier New" w:cs="Courier New"/>
        </w:rPr>
      </w:pPr>
    </w:p>
    <w:p w14:paraId="61E859F7" w14:textId="77777777" w:rsidR="00637087" w:rsidRPr="00637087" w:rsidRDefault="00637087" w:rsidP="00637087">
      <w:pPr>
        <w:pStyle w:val="PlainText"/>
        <w:rPr>
          <w:ins w:id="395" w:author="Author" w:date="2026-01-23T09:53:00Z" w16du:dateUtc="2026-01-23T15:53:00Z"/>
          <w:rFonts w:ascii="Courier New" w:hAnsi="Courier New" w:cs="Courier New"/>
        </w:rPr>
      </w:pPr>
      <w:ins w:id="396" w:author="Author" w:date="2026-01-23T09:53:00Z" w16du:dateUtc="2026-01-23T15:53:00Z">
        <w:r w:rsidRPr="00637087">
          <w:rPr>
            <w:rFonts w:ascii="Courier New" w:hAnsi="Courier New" w:cs="Courier New"/>
          </w:rPr>
          <w:t xml:space="preserve">Any feedback, suggestions, ideas, or other information you provide about the Service ("Feedback") becomes our exclusive property. You assign to us </w:t>
        </w:r>
        <w:r w:rsidRPr="00637087">
          <w:rPr>
            <w:rFonts w:ascii="Courier New" w:hAnsi="Courier New" w:cs="Courier New"/>
          </w:rPr>
          <w:lastRenderedPageBreak/>
          <w:t>all rights, title, and interest in such Feedback, and we may use it without restriction or compensation to you.</w:t>
        </w:r>
      </w:ins>
    </w:p>
    <w:p w14:paraId="29D038CA" w14:textId="77777777" w:rsidR="00637087" w:rsidRPr="00637087" w:rsidRDefault="00637087" w:rsidP="00637087">
      <w:pPr>
        <w:pStyle w:val="PlainText"/>
        <w:rPr>
          <w:moveTo w:id="397" w:author="Author" w:date="2026-01-23T09:53:00Z" w16du:dateUtc="2026-01-23T15:53:00Z"/>
          <w:rFonts w:ascii="Courier New" w:hAnsi="Courier New" w:cs="Courier New"/>
        </w:rPr>
      </w:pPr>
      <w:moveToRangeStart w:id="398" w:author="Author" w:date="2026-01-23T09:53:00Z" w:name="move220054442"/>
    </w:p>
    <w:p w14:paraId="341F71FA" w14:textId="77777777" w:rsidR="00637087" w:rsidRPr="00637087" w:rsidRDefault="00637087" w:rsidP="00637087">
      <w:pPr>
        <w:pStyle w:val="PlainText"/>
        <w:rPr>
          <w:moveTo w:id="399" w:author="Author" w:date="2026-01-23T09:53:00Z" w16du:dateUtc="2026-01-23T15:53:00Z"/>
          <w:rFonts w:ascii="Courier New" w:hAnsi="Courier New" w:cs="Courier New"/>
        </w:rPr>
      </w:pPr>
      <w:moveTo w:id="400" w:author="Author" w:date="2026-01-23T09:53:00Z" w16du:dateUtc="2026-01-23T15:53:00Z">
        <w:r w:rsidRPr="00637087">
          <w:rPr>
            <w:rFonts w:ascii="Courier New" w:hAnsi="Courier New" w:cs="Courier New"/>
          </w:rPr>
          <w:t>---</w:t>
        </w:r>
      </w:moveTo>
    </w:p>
    <w:p w14:paraId="3564606F" w14:textId="77777777" w:rsidR="00637087" w:rsidRPr="00637087" w:rsidRDefault="00637087" w:rsidP="00637087">
      <w:pPr>
        <w:pStyle w:val="PlainText"/>
        <w:rPr>
          <w:moveTo w:id="401" w:author="Author" w:date="2026-01-23T09:53:00Z" w16du:dateUtc="2026-01-23T15:53:00Z"/>
          <w:rFonts w:ascii="Courier New" w:hAnsi="Courier New" w:cs="Courier New"/>
        </w:rPr>
      </w:pPr>
    </w:p>
    <w:moveToRangeEnd w:id="398"/>
    <w:p w14:paraId="66D44947" w14:textId="77777777" w:rsidR="00637087" w:rsidRPr="00637087" w:rsidRDefault="00637087" w:rsidP="00637087">
      <w:pPr>
        <w:pStyle w:val="PlainText"/>
        <w:rPr>
          <w:ins w:id="402" w:author="Author" w:date="2026-01-23T09:53:00Z" w16du:dateUtc="2026-01-23T15:53:00Z"/>
          <w:rFonts w:ascii="Courier New" w:hAnsi="Courier New" w:cs="Courier New"/>
        </w:rPr>
      </w:pPr>
      <w:ins w:id="403" w:author="Author" w:date="2026-01-23T09:53:00Z" w16du:dateUtc="2026-01-23T15:53:00Z">
        <w:r w:rsidRPr="00637087">
          <w:rPr>
            <w:rFonts w:ascii="Courier New" w:hAnsi="Courier New" w:cs="Courier New"/>
          </w:rPr>
          <w:t>## 10. Content Moderation and Enforcement</w:t>
        </w:r>
      </w:ins>
    </w:p>
    <w:p w14:paraId="790C2984" w14:textId="77777777" w:rsidR="00637087" w:rsidRPr="00637087" w:rsidRDefault="00637087" w:rsidP="00637087">
      <w:pPr>
        <w:pStyle w:val="PlainText"/>
        <w:rPr>
          <w:ins w:id="404" w:author="Author" w:date="2026-01-23T09:53:00Z" w16du:dateUtc="2026-01-23T15:53:00Z"/>
          <w:rFonts w:ascii="Courier New" w:hAnsi="Courier New" w:cs="Courier New"/>
        </w:rPr>
      </w:pPr>
    </w:p>
    <w:p w14:paraId="62A1AF67" w14:textId="77777777" w:rsidR="00637087" w:rsidRPr="00637087" w:rsidRDefault="00637087" w:rsidP="00637087">
      <w:pPr>
        <w:pStyle w:val="PlainText"/>
        <w:rPr>
          <w:ins w:id="405" w:author="Author" w:date="2026-01-23T09:53:00Z" w16du:dateUtc="2026-01-23T15:53:00Z"/>
          <w:rFonts w:ascii="Courier New" w:hAnsi="Courier New" w:cs="Courier New"/>
        </w:rPr>
      </w:pPr>
      <w:ins w:id="406" w:author="Author" w:date="2026-01-23T09:53:00Z" w16du:dateUtc="2026-01-23T15:53:00Z">
        <w:r w:rsidRPr="00637087">
          <w:rPr>
            <w:rFonts w:ascii="Courier New" w:hAnsi="Courier New" w:cs="Courier New"/>
          </w:rPr>
          <w:t>### 10.1 Moderation Systems</w:t>
        </w:r>
      </w:ins>
    </w:p>
    <w:p w14:paraId="6FD2E565" w14:textId="77777777" w:rsidR="00637087" w:rsidRPr="00637087" w:rsidRDefault="00637087" w:rsidP="00637087">
      <w:pPr>
        <w:pStyle w:val="PlainText"/>
        <w:rPr>
          <w:ins w:id="407" w:author="Author" w:date="2026-01-23T09:53:00Z" w16du:dateUtc="2026-01-23T15:53:00Z"/>
          <w:rFonts w:ascii="Courier New" w:hAnsi="Courier New" w:cs="Courier New"/>
        </w:rPr>
      </w:pPr>
    </w:p>
    <w:p w14:paraId="08B751E0" w14:textId="77777777" w:rsidR="00637087" w:rsidRPr="00637087" w:rsidRDefault="00637087" w:rsidP="00637087">
      <w:pPr>
        <w:pStyle w:val="PlainText"/>
        <w:rPr>
          <w:ins w:id="408" w:author="Author" w:date="2026-01-23T09:53:00Z" w16du:dateUtc="2026-01-23T15:53:00Z"/>
          <w:rFonts w:ascii="Courier New" w:hAnsi="Courier New" w:cs="Courier New"/>
        </w:rPr>
      </w:pPr>
      <w:ins w:id="409" w:author="Author" w:date="2026-01-23T09:53:00Z" w16du:dateUtc="2026-01-23T15:53:00Z">
        <w:r w:rsidRPr="00637087">
          <w:rPr>
            <w:rFonts w:ascii="Courier New" w:hAnsi="Courier New" w:cs="Courier New"/>
          </w:rPr>
          <w:t>To maintain a safe environment and enforce our Acceptable Use Policy, we employ:</w:t>
        </w:r>
      </w:ins>
    </w:p>
    <w:p w14:paraId="7BCCAD5A" w14:textId="77777777" w:rsidR="00637087" w:rsidRPr="00637087" w:rsidRDefault="00637087" w:rsidP="00637087">
      <w:pPr>
        <w:pStyle w:val="PlainText"/>
        <w:rPr>
          <w:ins w:id="410" w:author="Author" w:date="2026-01-23T09:53:00Z" w16du:dateUtc="2026-01-23T15:53:00Z"/>
          <w:rFonts w:ascii="Courier New" w:hAnsi="Courier New" w:cs="Courier New"/>
        </w:rPr>
      </w:pPr>
    </w:p>
    <w:p w14:paraId="762351A0" w14:textId="77777777" w:rsidR="00637087" w:rsidRPr="00637087" w:rsidRDefault="00637087" w:rsidP="00637087">
      <w:pPr>
        <w:pStyle w:val="PlainText"/>
        <w:rPr>
          <w:ins w:id="411" w:author="Author" w:date="2026-01-23T09:53:00Z" w16du:dateUtc="2026-01-23T15:53:00Z"/>
          <w:rFonts w:ascii="Courier New" w:hAnsi="Courier New" w:cs="Courier New"/>
        </w:rPr>
      </w:pPr>
      <w:ins w:id="412" w:author="Author" w:date="2026-01-23T09:53:00Z" w16du:dateUtc="2026-01-23T15:53:00Z">
        <w:r w:rsidRPr="00637087">
          <w:rPr>
            <w:rFonts w:ascii="Courier New" w:hAnsi="Courier New" w:cs="Courier New"/>
          </w:rPr>
          <w:t>- Automated content filtering and detection systems</w:t>
        </w:r>
      </w:ins>
    </w:p>
    <w:p w14:paraId="43FF51C0" w14:textId="77777777" w:rsidR="00637087" w:rsidRPr="00637087" w:rsidRDefault="00637087" w:rsidP="00637087">
      <w:pPr>
        <w:pStyle w:val="PlainText"/>
        <w:rPr>
          <w:ins w:id="413" w:author="Author" w:date="2026-01-23T09:53:00Z" w16du:dateUtc="2026-01-23T15:53:00Z"/>
          <w:rFonts w:ascii="Courier New" w:hAnsi="Courier New" w:cs="Courier New"/>
        </w:rPr>
      </w:pPr>
      <w:ins w:id="414" w:author="Author" w:date="2026-01-23T09:53:00Z" w16du:dateUtc="2026-01-23T15:53:00Z">
        <w:r w:rsidRPr="00637087">
          <w:rPr>
            <w:rFonts w:ascii="Courier New" w:hAnsi="Courier New" w:cs="Courier New"/>
          </w:rPr>
          <w:t>- Human review for flagged or reported content</w:t>
        </w:r>
      </w:ins>
    </w:p>
    <w:p w14:paraId="34EFF882" w14:textId="77777777" w:rsidR="00637087" w:rsidRPr="00637087" w:rsidRDefault="00637087" w:rsidP="00637087">
      <w:pPr>
        <w:pStyle w:val="PlainText"/>
        <w:rPr>
          <w:ins w:id="415" w:author="Author" w:date="2026-01-23T09:53:00Z" w16du:dateUtc="2026-01-23T15:53:00Z"/>
          <w:rFonts w:ascii="Courier New" w:hAnsi="Courier New" w:cs="Courier New"/>
        </w:rPr>
      </w:pPr>
      <w:ins w:id="416" w:author="Author" w:date="2026-01-23T09:53:00Z" w16du:dateUtc="2026-01-23T15:53:00Z">
        <w:r w:rsidRPr="00637087">
          <w:rPr>
            <w:rFonts w:ascii="Courier New" w:hAnsi="Courier New" w:cs="Courier New"/>
          </w:rPr>
          <w:t>- Proactive monitoring of high-risk content categories</w:t>
        </w:r>
      </w:ins>
    </w:p>
    <w:p w14:paraId="751D712F" w14:textId="77777777" w:rsidR="00637087" w:rsidRPr="00637087" w:rsidRDefault="00637087" w:rsidP="00637087">
      <w:pPr>
        <w:pStyle w:val="PlainText"/>
        <w:rPr>
          <w:ins w:id="417" w:author="Author" w:date="2026-01-23T09:53:00Z" w16du:dateUtc="2026-01-23T15:53:00Z"/>
          <w:rFonts w:ascii="Courier New" w:hAnsi="Courier New" w:cs="Courier New"/>
        </w:rPr>
      </w:pPr>
      <w:ins w:id="418" w:author="Author" w:date="2026-01-23T09:53:00Z" w16du:dateUtc="2026-01-23T15:53:00Z">
        <w:r w:rsidRPr="00637087">
          <w:rPr>
            <w:rFonts w:ascii="Courier New" w:hAnsi="Courier New" w:cs="Courier New"/>
          </w:rPr>
          <w:t>- User reporting mechanisms</w:t>
        </w:r>
      </w:ins>
    </w:p>
    <w:p w14:paraId="058C0FBD" w14:textId="77777777" w:rsidR="00637087" w:rsidRPr="00637087" w:rsidRDefault="00637087" w:rsidP="00637087">
      <w:pPr>
        <w:pStyle w:val="PlainText"/>
        <w:rPr>
          <w:ins w:id="419" w:author="Author" w:date="2026-01-23T09:53:00Z" w16du:dateUtc="2026-01-23T15:53:00Z"/>
          <w:rFonts w:ascii="Courier New" w:hAnsi="Courier New" w:cs="Courier New"/>
        </w:rPr>
      </w:pPr>
    </w:p>
    <w:p w14:paraId="69447C48" w14:textId="77777777" w:rsidR="00637087" w:rsidRPr="00637087" w:rsidRDefault="00637087" w:rsidP="00637087">
      <w:pPr>
        <w:pStyle w:val="PlainText"/>
        <w:rPr>
          <w:ins w:id="420" w:author="Author" w:date="2026-01-23T09:53:00Z" w16du:dateUtc="2026-01-23T15:53:00Z"/>
          <w:rFonts w:ascii="Courier New" w:hAnsi="Courier New" w:cs="Courier New"/>
        </w:rPr>
      </w:pPr>
      <w:ins w:id="421" w:author="Author" w:date="2026-01-23T09:53:00Z" w16du:dateUtc="2026-01-23T15:53:00Z">
        <w:r w:rsidRPr="00637087">
          <w:rPr>
            <w:rFonts w:ascii="Courier New" w:hAnsi="Courier New" w:cs="Courier New"/>
          </w:rPr>
          <w:t>### 10.2 Enforcement Actions</w:t>
        </w:r>
      </w:ins>
    </w:p>
    <w:p w14:paraId="0360BFF6" w14:textId="77777777" w:rsidR="00637087" w:rsidRPr="00637087" w:rsidRDefault="00637087" w:rsidP="00637087">
      <w:pPr>
        <w:pStyle w:val="PlainText"/>
        <w:rPr>
          <w:ins w:id="422" w:author="Author" w:date="2026-01-23T09:53:00Z" w16du:dateUtc="2026-01-23T15:53:00Z"/>
          <w:rFonts w:ascii="Courier New" w:hAnsi="Courier New" w:cs="Courier New"/>
        </w:rPr>
      </w:pPr>
    </w:p>
    <w:p w14:paraId="31B0DFC3" w14:textId="77777777" w:rsidR="00637087" w:rsidRPr="00637087" w:rsidRDefault="00637087" w:rsidP="00637087">
      <w:pPr>
        <w:pStyle w:val="PlainText"/>
        <w:rPr>
          <w:ins w:id="423" w:author="Author" w:date="2026-01-23T09:53:00Z" w16du:dateUtc="2026-01-23T15:53:00Z"/>
          <w:rFonts w:ascii="Courier New" w:hAnsi="Courier New" w:cs="Courier New"/>
        </w:rPr>
      </w:pPr>
      <w:ins w:id="424" w:author="Author" w:date="2026-01-23T09:53:00Z" w16du:dateUtc="2026-01-23T15:53:00Z">
        <w:r w:rsidRPr="00637087">
          <w:rPr>
            <w:rFonts w:ascii="Courier New" w:hAnsi="Courier New" w:cs="Courier New"/>
          </w:rPr>
          <w:t>Depending on the severity and frequency of violations, we may:</w:t>
        </w:r>
      </w:ins>
    </w:p>
    <w:p w14:paraId="698519CC" w14:textId="77777777" w:rsidR="00637087" w:rsidRPr="00637087" w:rsidRDefault="00637087" w:rsidP="00637087">
      <w:pPr>
        <w:pStyle w:val="PlainText"/>
        <w:rPr>
          <w:ins w:id="425" w:author="Author" w:date="2026-01-23T09:53:00Z" w16du:dateUtc="2026-01-23T15:53:00Z"/>
          <w:rFonts w:ascii="Courier New" w:hAnsi="Courier New" w:cs="Courier New"/>
        </w:rPr>
      </w:pPr>
    </w:p>
    <w:p w14:paraId="323B9EC5" w14:textId="77777777" w:rsidR="00637087" w:rsidRPr="00637087" w:rsidRDefault="00637087" w:rsidP="00637087">
      <w:pPr>
        <w:pStyle w:val="PlainText"/>
        <w:rPr>
          <w:ins w:id="426" w:author="Author" w:date="2026-01-23T09:53:00Z" w16du:dateUtc="2026-01-23T15:53:00Z"/>
          <w:rFonts w:ascii="Courier New" w:hAnsi="Courier New" w:cs="Courier New"/>
        </w:rPr>
      </w:pPr>
      <w:ins w:id="427" w:author="Author" w:date="2026-01-23T09:53:00Z" w16du:dateUtc="2026-01-23T15:53:00Z">
        <w:r w:rsidRPr="00637087">
          <w:rPr>
            <w:rFonts w:ascii="Courier New" w:hAnsi="Courier New" w:cs="Courier New"/>
          </w:rPr>
          <w:t>- Issue warnings via email or in-app notifications</w:t>
        </w:r>
      </w:ins>
    </w:p>
    <w:p w14:paraId="3446C87B" w14:textId="77777777" w:rsidR="00637087" w:rsidRPr="00637087" w:rsidRDefault="00637087" w:rsidP="00637087">
      <w:pPr>
        <w:pStyle w:val="PlainText"/>
        <w:rPr>
          <w:ins w:id="428" w:author="Author" w:date="2026-01-23T09:53:00Z" w16du:dateUtc="2026-01-23T15:53:00Z"/>
          <w:rFonts w:ascii="Courier New" w:hAnsi="Courier New" w:cs="Courier New"/>
        </w:rPr>
      </w:pPr>
      <w:ins w:id="429" w:author="Author" w:date="2026-01-23T09:53:00Z" w16du:dateUtc="2026-01-23T15:53:00Z">
        <w:r w:rsidRPr="00637087">
          <w:rPr>
            <w:rFonts w:ascii="Courier New" w:hAnsi="Courier New" w:cs="Courier New"/>
          </w:rPr>
          <w:t>- Restrict access to certain features temporarily or permanently</w:t>
        </w:r>
      </w:ins>
    </w:p>
    <w:p w14:paraId="1A85D327" w14:textId="77777777" w:rsidR="00637087" w:rsidRPr="00637087" w:rsidRDefault="00637087" w:rsidP="00637087">
      <w:pPr>
        <w:pStyle w:val="PlainText"/>
        <w:rPr>
          <w:ins w:id="430" w:author="Author" w:date="2026-01-23T09:53:00Z" w16du:dateUtc="2026-01-23T15:53:00Z"/>
          <w:rFonts w:ascii="Courier New" w:hAnsi="Courier New" w:cs="Courier New"/>
        </w:rPr>
      </w:pPr>
      <w:ins w:id="431" w:author="Author" w:date="2026-01-23T09:53:00Z" w16du:dateUtc="2026-01-23T15:53:00Z">
        <w:r w:rsidRPr="00637087">
          <w:rPr>
            <w:rFonts w:ascii="Courier New" w:hAnsi="Courier New" w:cs="Courier New"/>
          </w:rPr>
          <w:t>- Suspend your account for a defined period</w:t>
        </w:r>
      </w:ins>
    </w:p>
    <w:p w14:paraId="1B02490D" w14:textId="77777777" w:rsidR="00637087" w:rsidRPr="00637087" w:rsidRDefault="00637087" w:rsidP="00637087">
      <w:pPr>
        <w:pStyle w:val="PlainText"/>
        <w:rPr>
          <w:ins w:id="432" w:author="Author" w:date="2026-01-23T09:53:00Z" w16du:dateUtc="2026-01-23T15:53:00Z"/>
          <w:rFonts w:ascii="Courier New" w:hAnsi="Courier New" w:cs="Courier New"/>
        </w:rPr>
      </w:pPr>
      <w:ins w:id="433" w:author="Author" w:date="2026-01-23T09:53:00Z" w16du:dateUtc="2026-01-23T15:53:00Z">
        <w:r w:rsidRPr="00637087">
          <w:rPr>
            <w:rFonts w:ascii="Courier New" w:hAnsi="Courier New" w:cs="Courier New"/>
          </w:rPr>
          <w:t>- Terminate your account immediately without notice for severe violations</w:t>
        </w:r>
      </w:ins>
    </w:p>
    <w:p w14:paraId="41B92EF2" w14:textId="77777777" w:rsidR="00637087" w:rsidRPr="00637087" w:rsidRDefault="00637087" w:rsidP="00637087">
      <w:pPr>
        <w:pStyle w:val="PlainText"/>
        <w:rPr>
          <w:ins w:id="434" w:author="Author" w:date="2026-01-23T09:53:00Z" w16du:dateUtc="2026-01-23T15:53:00Z"/>
          <w:rFonts w:ascii="Courier New" w:hAnsi="Courier New" w:cs="Courier New"/>
        </w:rPr>
      </w:pPr>
      <w:ins w:id="435" w:author="Author" w:date="2026-01-23T09:53:00Z" w16du:dateUtc="2026-01-23T15:53:00Z">
        <w:r w:rsidRPr="00637087">
          <w:rPr>
            <w:rFonts w:ascii="Courier New" w:hAnsi="Courier New" w:cs="Courier New"/>
          </w:rPr>
          <w:t>- Retain evidence of violations for legal, safety, or security purposes</w:t>
        </w:r>
      </w:ins>
    </w:p>
    <w:p w14:paraId="784ACEBB" w14:textId="77777777" w:rsidR="00637087" w:rsidRPr="00637087" w:rsidRDefault="00637087" w:rsidP="00637087">
      <w:pPr>
        <w:pStyle w:val="PlainText"/>
        <w:rPr>
          <w:ins w:id="436" w:author="Author" w:date="2026-01-23T09:53:00Z" w16du:dateUtc="2026-01-23T15:53:00Z"/>
          <w:rFonts w:ascii="Courier New" w:hAnsi="Courier New" w:cs="Courier New"/>
        </w:rPr>
      </w:pPr>
      <w:ins w:id="437" w:author="Author" w:date="2026-01-23T09:53:00Z" w16du:dateUtc="2026-01-23T15:53:00Z">
        <w:r w:rsidRPr="00637087">
          <w:rPr>
            <w:rFonts w:ascii="Courier New" w:hAnsi="Courier New" w:cs="Courier New"/>
          </w:rPr>
          <w:t>- Report illegal activity to law enforcement</w:t>
        </w:r>
      </w:ins>
    </w:p>
    <w:p w14:paraId="68E9CD73" w14:textId="77777777" w:rsidR="00637087" w:rsidRPr="00637087" w:rsidRDefault="00637087" w:rsidP="00637087">
      <w:pPr>
        <w:pStyle w:val="PlainText"/>
        <w:rPr>
          <w:ins w:id="438" w:author="Author" w:date="2026-01-23T09:53:00Z" w16du:dateUtc="2026-01-23T15:53:00Z"/>
          <w:rFonts w:ascii="Courier New" w:hAnsi="Courier New" w:cs="Courier New"/>
        </w:rPr>
      </w:pPr>
    </w:p>
    <w:p w14:paraId="6C7B95CF" w14:textId="77777777" w:rsidR="00637087" w:rsidRPr="00637087" w:rsidRDefault="00637087" w:rsidP="00637087">
      <w:pPr>
        <w:pStyle w:val="PlainText"/>
        <w:rPr>
          <w:ins w:id="439" w:author="Author" w:date="2026-01-23T09:53:00Z" w16du:dateUtc="2026-01-23T15:53:00Z"/>
          <w:rFonts w:ascii="Courier New" w:hAnsi="Courier New" w:cs="Courier New"/>
        </w:rPr>
      </w:pPr>
      <w:ins w:id="440" w:author="Author" w:date="2026-01-23T09:53:00Z" w16du:dateUtc="2026-01-23T15:53:00Z">
        <w:r w:rsidRPr="00637087">
          <w:rPr>
            <w:rFonts w:ascii="Courier New" w:hAnsi="Courier New" w:cs="Courier New"/>
          </w:rPr>
          <w:t>### 10.3 Severe Violations</w:t>
        </w:r>
      </w:ins>
    </w:p>
    <w:p w14:paraId="5C2F08A7" w14:textId="77777777" w:rsidR="00637087" w:rsidRPr="00637087" w:rsidRDefault="00637087" w:rsidP="00637087">
      <w:pPr>
        <w:pStyle w:val="PlainText"/>
        <w:rPr>
          <w:ins w:id="441" w:author="Author" w:date="2026-01-23T09:53:00Z" w16du:dateUtc="2026-01-23T15:53:00Z"/>
          <w:rFonts w:ascii="Courier New" w:hAnsi="Courier New" w:cs="Courier New"/>
        </w:rPr>
      </w:pPr>
    </w:p>
    <w:p w14:paraId="136BE296" w14:textId="77777777" w:rsidR="00637087" w:rsidRPr="00637087" w:rsidRDefault="00637087" w:rsidP="00637087">
      <w:pPr>
        <w:pStyle w:val="PlainText"/>
        <w:rPr>
          <w:ins w:id="442" w:author="Author" w:date="2026-01-23T09:53:00Z" w16du:dateUtc="2026-01-23T15:53:00Z"/>
          <w:rFonts w:ascii="Courier New" w:hAnsi="Courier New" w:cs="Courier New"/>
        </w:rPr>
      </w:pPr>
      <w:ins w:id="443" w:author="Author" w:date="2026-01-23T09:53:00Z" w16du:dateUtc="2026-01-23T15:53:00Z">
        <w:r w:rsidRPr="00637087">
          <w:rPr>
            <w:rFonts w:ascii="Courier New" w:hAnsi="Courier New" w:cs="Courier New"/>
          </w:rPr>
          <w:t>The following violations may result in immediate account termination without prior warning:</w:t>
        </w:r>
      </w:ins>
    </w:p>
    <w:p w14:paraId="2CE047E5" w14:textId="77777777" w:rsidR="00637087" w:rsidRPr="00637087" w:rsidRDefault="00637087" w:rsidP="00637087">
      <w:pPr>
        <w:pStyle w:val="PlainText"/>
        <w:rPr>
          <w:ins w:id="444" w:author="Author" w:date="2026-01-23T09:53:00Z" w16du:dateUtc="2026-01-23T15:53:00Z"/>
          <w:rFonts w:ascii="Courier New" w:hAnsi="Courier New" w:cs="Courier New"/>
        </w:rPr>
      </w:pPr>
    </w:p>
    <w:p w14:paraId="3332E6E5" w14:textId="77777777" w:rsidR="00637087" w:rsidRPr="00637087" w:rsidRDefault="00637087" w:rsidP="00637087">
      <w:pPr>
        <w:pStyle w:val="PlainText"/>
        <w:rPr>
          <w:ins w:id="445" w:author="Author" w:date="2026-01-23T09:53:00Z" w16du:dateUtc="2026-01-23T15:53:00Z"/>
          <w:rFonts w:ascii="Courier New" w:hAnsi="Courier New" w:cs="Courier New"/>
        </w:rPr>
      </w:pPr>
      <w:ins w:id="446" w:author="Author" w:date="2026-01-23T09:53:00Z" w16du:dateUtc="2026-01-23T15:53:00Z">
        <w:r w:rsidRPr="00637087">
          <w:rPr>
            <w:rFonts w:ascii="Courier New" w:hAnsi="Courier New" w:cs="Courier New"/>
          </w:rPr>
          <w:t>- Content involving minors in inappropriate contexts</w:t>
        </w:r>
      </w:ins>
    </w:p>
    <w:p w14:paraId="42D0BCB4" w14:textId="77777777" w:rsidR="00637087" w:rsidRPr="00637087" w:rsidRDefault="00637087" w:rsidP="00637087">
      <w:pPr>
        <w:pStyle w:val="PlainText"/>
        <w:rPr>
          <w:ins w:id="447" w:author="Author" w:date="2026-01-23T09:53:00Z" w16du:dateUtc="2026-01-23T15:53:00Z"/>
          <w:rFonts w:ascii="Courier New" w:hAnsi="Courier New" w:cs="Courier New"/>
        </w:rPr>
      </w:pPr>
      <w:ins w:id="448" w:author="Author" w:date="2026-01-23T09:53:00Z" w16du:dateUtc="2026-01-23T15:53:00Z">
        <w:r w:rsidRPr="00637087">
          <w:rPr>
            <w:rFonts w:ascii="Courier New" w:hAnsi="Courier New" w:cs="Courier New"/>
          </w:rPr>
          <w:t>- Threats of violence or harm</w:t>
        </w:r>
      </w:ins>
    </w:p>
    <w:p w14:paraId="5CE4133D" w14:textId="77777777" w:rsidR="00637087" w:rsidRPr="00637087" w:rsidRDefault="00637087" w:rsidP="00637087">
      <w:pPr>
        <w:pStyle w:val="PlainText"/>
        <w:rPr>
          <w:ins w:id="449" w:author="Author" w:date="2026-01-23T09:53:00Z" w16du:dateUtc="2026-01-23T15:53:00Z"/>
          <w:rFonts w:ascii="Courier New" w:hAnsi="Courier New" w:cs="Courier New"/>
        </w:rPr>
      </w:pPr>
      <w:ins w:id="450" w:author="Author" w:date="2026-01-23T09:53:00Z" w16du:dateUtc="2026-01-23T15:53:00Z">
        <w:r w:rsidRPr="00637087">
          <w:rPr>
            <w:rFonts w:ascii="Courier New" w:hAnsi="Courier New" w:cs="Courier New"/>
          </w:rPr>
          <w:t>- Illegal activity or instructions for illegal conduct</w:t>
        </w:r>
      </w:ins>
    </w:p>
    <w:p w14:paraId="34C300CC" w14:textId="77777777" w:rsidR="00637087" w:rsidRPr="00637087" w:rsidRDefault="00637087" w:rsidP="00637087">
      <w:pPr>
        <w:pStyle w:val="PlainText"/>
        <w:rPr>
          <w:ins w:id="451" w:author="Author" w:date="2026-01-23T09:53:00Z" w16du:dateUtc="2026-01-23T15:53:00Z"/>
          <w:rFonts w:ascii="Courier New" w:hAnsi="Courier New" w:cs="Courier New"/>
        </w:rPr>
      </w:pPr>
      <w:ins w:id="452" w:author="Author" w:date="2026-01-23T09:53:00Z" w16du:dateUtc="2026-01-23T15:53:00Z">
        <w:r w:rsidRPr="00637087">
          <w:rPr>
            <w:rFonts w:ascii="Courier New" w:hAnsi="Courier New" w:cs="Courier New"/>
          </w:rPr>
          <w:t>- Repeated or egregious violations after prior warnings</w:t>
        </w:r>
      </w:ins>
    </w:p>
    <w:p w14:paraId="380272B1" w14:textId="77777777" w:rsidR="00637087" w:rsidRPr="00637087" w:rsidRDefault="00637087" w:rsidP="00637087">
      <w:pPr>
        <w:pStyle w:val="PlainText"/>
        <w:rPr>
          <w:ins w:id="453" w:author="Author" w:date="2026-01-23T09:53:00Z" w16du:dateUtc="2026-01-23T15:53:00Z"/>
          <w:rFonts w:ascii="Courier New" w:hAnsi="Courier New" w:cs="Courier New"/>
        </w:rPr>
      </w:pPr>
      <w:ins w:id="454" w:author="Author" w:date="2026-01-23T09:53:00Z" w16du:dateUtc="2026-01-23T15:53:00Z">
        <w:r w:rsidRPr="00637087">
          <w:rPr>
            <w:rFonts w:ascii="Courier New" w:hAnsi="Courier New" w:cs="Courier New"/>
          </w:rPr>
          <w:t>- Attempts to compromise system security or bypass safety measures</w:t>
        </w:r>
      </w:ins>
    </w:p>
    <w:p w14:paraId="50F6CF4F" w14:textId="77777777" w:rsidR="00637087" w:rsidRPr="00637087" w:rsidRDefault="00637087" w:rsidP="00637087">
      <w:pPr>
        <w:pStyle w:val="PlainText"/>
        <w:rPr>
          <w:ins w:id="455" w:author="Author" w:date="2026-01-23T09:53:00Z" w16du:dateUtc="2026-01-23T15:53:00Z"/>
          <w:rFonts w:ascii="Courier New" w:hAnsi="Courier New" w:cs="Courier New"/>
        </w:rPr>
      </w:pPr>
    </w:p>
    <w:p w14:paraId="277BEFD4" w14:textId="77777777" w:rsidR="00637087" w:rsidRPr="00637087" w:rsidRDefault="00637087" w:rsidP="00637087">
      <w:pPr>
        <w:pStyle w:val="PlainText"/>
        <w:rPr>
          <w:ins w:id="456" w:author="Author" w:date="2026-01-23T09:53:00Z" w16du:dateUtc="2026-01-23T15:53:00Z"/>
          <w:rFonts w:ascii="Courier New" w:hAnsi="Courier New" w:cs="Courier New"/>
        </w:rPr>
      </w:pPr>
      <w:ins w:id="457" w:author="Author" w:date="2026-01-23T09:53:00Z" w16du:dateUtc="2026-01-23T15:53:00Z">
        <w:r w:rsidRPr="00637087">
          <w:rPr>
            <w:rFonts w:ascii="Courier New" w:hAnsi="Courier New" w:cs="Courier New"/>
          </w:rPr>
          <w:t>### 10.4 No Refunds for Enforcement Actions</w:t>
        </w:r>
      </w:ins>
    </w:p>
    <w:p w14:paraId="58AC6198" w14:textId="77777777" w:rsidR="00637087" w:rsidRPr="00637087" w:rsidRDefault="00637087" w:rsidP="00637087">
      <w:pPr>
        <w:pStyle w:val="PlainText"/>
        <w:rPr>
          <w:ins w:id="458" w:author="Author" w:date="2026-01-23T09:53:00Z" w16du:dateUtc="2026-01-23T15:53:00Z"/>
          <w:rFonts w:ascii="Courier New" w:hAnsi="Courier New" w:cs="Courier New"/>
        </w:rPr>
      </w:pPr>
    </w:p>
    <w:p w14:paraId="6828EC4B" w14:textId="77777777" w:rsidR="00637087" w:rsidRPr="00637087" w:rsidRDefault="00637087" w:rsidP="00637087">
      <w:pPr>
        <w:pStyle w:val="PlainText"/>
        <w:rPr>
          <w:ins w:id="459" w:author="Author" w:date="2026-01-23T09:53:00Z" w16du:dateUtc="2026-01-23T15:53:00Z"/>
          <w:rFonts w:ascii="Courier New" w:hAnsi="Courier New" w:cs="Courier New"/>
        </w:rPr>
      </w:pPr>
      <w:ins w:id="460" w:author="Author" w:date="2026-01-23T09:53:00Z" w16du:dateUtc="2026-01-23T15:53:00Z">
        <w:r w:rsidRPr="00637087">
          <w:rPr>
            <w:rFonts w:ascii="Courier New" w:hAnsi="Courier New" w:cs="Courier New"/>
          </w:rPr>
          <w:t>No refunds will be provided for subscription fees if your account is suspended or terminated due to violations of these Terms or the Acceptable Use Policy.</w:t>
        </w:r>
      </w:ins>
    </w:p>
    <w:p w14:paraId="04FDDE8E" w14:textId="77777777" w:rsidR="00637087" w:rsidRPr="00637087" w:rsidRDefault="00637087" w:rsidP="00637087">
      <w:pPr>
        <w:pStyle w:val="PlainText"/>
        <w:rPr>
          <w:ins w:id="461" w:author="Author" w:date="2026-01-23T09:53:00Z" w16du:dateUtc="2026-01-23T15:53:00Z"/>
          <w:rFonts w:ascii="Courier New" w:hAnsi="Courier New" w:cs="Courier New"/>
        </w:rPr>
      </w:pPr>
    </w:p>
    <w:p w14:paraId="1A4F90E1" w14:textId="77777777" w:rsidR="00637087" w:rsidRPr="00637087" w:rsidRDefault="00637087" w:rsidP="00637087">
      <w:pPr>
        <w:pStyle w:val="PlainText"/>
        <w:rPr>
          <w:ins w:id="462" w:author="Author" w:date="2026-01-23T09:53:00Z" w16du:dateUtc="2026-01-23T15:53:00Z"/>
          <w:rFonts w:ascii="Courier New" w:hAnsi="Courier New" w:cs="Courier New"/>
        </w:rPr>
      </w:pPr>
      <w:ins w:id="463" w:author="Author" w:date="2026-01-23T09:53:00Z" w16du:dateUtc="2026-01-23T15:53:00Z">
        <w:r w:rsidRPr="00637087">
          <w:rPr>
            <w:rFonts w:ascii="Courier New" w:hAnsi="Courier New" w:cs="Courier New"/>
          </w:rPr>
          <w:t>### 10.5 Appeals Process</w:t>
        </w:r>
      </w:ins>
    </w:p>
    <w:p w14:paraId="7975D06A" w14:textId="77777777" w:rsidR="00637087" w:rsidRPr="00637087" w:rsidRDefault="00637087" w:rsidP="00637087">
      <w:pPr>
        <w:pStyle w:val="PlainText"/>
        <w:rPr>
          <w:ins w:id="464" w:author="Author" w:date="2026-01-23T09:53:00Z" w16du:dateUtc="2026-01-23T15:53:00Z"/>
          <w:rFonts w:ascii="Courier New" w:hAnsi="Courier New" w:cs="Courier New"/>
        </w:rPr>
      </w:pPr>
    </w:p>
    <w:p w14:paraId="37C97A0E" w14:textId="77777777" w:rsidR="00637087" w:rsidRPr="00637087" w:rsidRDefault="00637087" w:rsidP="00637087">
      <w:pPr>
        <w:pStyle w:val="PlainText"/>
        <w:rPr>
          <w:ins w:id="465" w:author="Author" w:date="2026-01-23T09:53:00Z" w16du:dateUtc="2026-01-23T15:53:00Z"/>
          <w:rFonts w:ascii="Courier New" w:hAnsi="Courier New" w:cs="Courier New"/>
        </w:rPr>
      </w:pPr>
      <w:ins w:id="466" w:author="Author" w:date="2026-01-23T09:53:00Z" w16du:dateUtc="2026-01-23T15:53:00Z">
        <w:r w:rsidRPr="00637087">
          <w:rPr>
            <w:rFonts w:ascii="Courier New" w:hAnsi="Courier New" w:cs="Courier New"/>
          </w:rPr>
          <w:t>If you believe an enforcement action was taken in error, you may appeal by:</w:t>
        </w:r>
      </w:ins>
    </w:p>
    <w:p w14:paraId="475C3531" w14:textId="77777777" w:rsidR="00637087" w:rsidRPr="00637087" w:rsidRDefault="00637087" w:rsidP="00637087">
      <w:pPr>
        <w:pStyle w:val="PlainText"/>
        <w:rPr>
          <w:ins w:id="467" w:author="Author" w:date="2026-01-23T09:53:00Z" w16du:dateUtc="2026-01-23T15:53:00Z"/>
          <w:rFonts w:ascii="Courier New" w:hAnsi="Courier New" w:cs="Courier New"/>
        </w:rPr>
      </w:pPr>
    </w:p>
    <w:p w14:paraId="377164EE" w14:textId="77777777" w:rsidR="00637087" w:rsidRPr="00637087" w:rsidRDefault="00637087" w:rsidP="00637087">
      <w:pPr>
        <w:pStyle w:val="PlainText"/>
        <w:rPr>
          <w:ins w:id="468" w:author="Author" w:date="2026-01-23T09:53:00Z" w16du:dateUtc="2026-01-23T15:53:00Z"/>
          <w:rFonts w:ascii="Courier New" w:hAnsi="Courier New" w:cs="Courier New"/>
        </w:rPr>
      </w:pPr>
      <w:ins w:id="469" w:author="Author" w:date="2026-01-23T09:53:00Z" w16du:dateUtc="2026-01-23T15:53:00Z">
        <w:r w:rsidRPr="00637087">
          <w:rPr>
            <w:rFonts w:ascii="Courier New" w:hAnsi="Courier New" w:cs="Courier New"/>
          </w:rPr>
          <w:t>- Contacting support@starshippsychics.com with "Appeal" in the subject line</w:t>
        </w:r>
      </w:ins>
    </w:p>
    <w:p w14:paraId="1439C6EB" w14:textId="77777777" w:rsidR="00637087" w:rsidRPr="00637087" w:rsidRDefault="00637087" w:rsidP="00637087">
      <w:pPr>
        <w:pStyle w:val="PlainText"/>
        <w:rPr>
          <w:ins w:id="470" w:author="Author" w:date="2026-01-23T09:53:00Z" w16du:dateUtc="2026-01-23T15:53:00Z"/>
          <w:rFonts w:ascii="Courier New" w:hAnsi="Courier New" w:cs="Courier New"/>
        </w:rPr>
      </w:pPr>
      <w:ins w:id="471" w:author="Author" w:date="2026-01-23T09:53:00Z" w16du:dateUtc="2026-01-23T15:53:00Z">
        <w:r w:rsidRPr="00637087">
          <w:rPr>
            <w:rFonts w:ascii="Courier New" w:hAnsi="Courier New" w:cs="Courier New"/>
          </w:rPr>
          <w:t>- Providing your account email and a clear explanation of why you believe the action was incorrect</w:t>
        </w:r>
      </w:ins>
    </w:p>
    <w:p w14:paraId="0790F1A7" w14:textId="77777777" w:rsidR="00637087" w:rsidRPr="00637087" w:rsidRDefault="00637087" w:rsidP="00637087">
      <w:pPr>
        <w:pStyle w:val="PlainText"/>
        <w:rPr>
          <w:ins w:id="472" w:author="Author" w:date="2026-01-23T09:53:00Z" w16du:dateUtc="2026-01-23T15:53:00Z"/>
          <w:rFonts w:ascii="Courier New" w:hAnsi="Courier New" w:cs="Courier New"/>
        </w:rPr>
      </w:pPr>
      <w:ins w:id="473" w:author="Author" w:date="2026-01-23T09:53:00Z" w16du:dateUtc="2026-01-23T15:53:00Z">
        <w:r w:rsidRPr="00637087">
          <w:rPr>
            <w:rFonts w:ascii="Courier New" w:hAnsi="Courier New" w:cs="Courier New"/>
          </w:rPr>
          <w:lastRenderedPageBreak/>
          <w:t>- Including any relevant context or evidence</w:t>
        </w:r>
      </w:ins>
    </w:p>
    <w:p w14:paraId="5E9343B2" w14:textId="77777777" w:rsidR="00637087" w:rsidRPr="00637087" w:rsidRDefault="00637087" w:rsidP="00637087">
      <w:pPr>
        <w:pStyle w:val="PlainText"/>
        <w:rPr>
          <w:ins w:id="474" w:author="Author" w:date="2026-01-23T09:53:00Z" w16du:dateUtc="2026-01-23T15:53:00Z"/>
          <w:rFonts w:ascii="Courier New" w:hAnsi="Courier New" w:cs="Courier New"/>
        </w:rPr>
      </w:pPr>
    </w:p>
    <w:p w14:paraId="5298EE10" w14:textId="77777777" w:rsidR="00637087" w:rsidRPr="00637087" w:rsidRDefault="00637087" w:rsidP="00637087">
      <w:pPr>
        <w:pStyle w:val="PlainText"/>
        <w:rPr>
          <w:ins w:id="475" w:author="Author" w:date="2026-01-23T09:53:00Z" w16du:dateUtc="2026-01-23T15:53:00Z"/>
          <w:rFonts w:ascii="Courier New" w:hAnsi="Courier New" w:cs="Courier New"/>
        </w:rPr>
      </w:pPr>
      <w:ins w:id="476" w:author="Author" w:date="2026-01-23T09:53:00Z" w16du:dateUtc="2026-01-23T15:53:00Z">
        <w:r w:rsidRPr="00637087">
          <w:rPr>
            <w:rFonts w:ascii="Courier New" w:hAnsi="Courier New" w:cs="Courier New"/>
          </w:rPr>
          <w:t>We will review appeals in our sole discretion. Response timelines are not guaranteed. Our decision on appeals is final.</w:t>
        </w:r>
      </w:ins>
    </w:p>
    <w:p w14:paraId="4FF1B2F4" w14:textId="77777777" w:rsidR="00637087" w:rsidRPr="00637087" w:rsidRDefault="00637087" w:rsidP="00637087">
      <w:pPr>
        <w:pStyle w:val="PlainText"/>
        <w:rPr>
          <w:ins w:id="477" w:author="Author" w:date="2026-01-23T09:53:00Z" w16du:dateUtc="2026-01-23T15:53:00Z"/>
          <w:rFonts w:ascii="Courier New" w:hAnsi="Courier New" w:cs="Courier New"/>
        </w:rPr>
      </w:pPr>
    </w:p>
    <w:p w14:paraId="066B1E00" w14:textId="77777777" w:rsidR="00637087" w:rsidRPr="00637087" w:rsidRDefault="00637087" w:rsidP="00637087">
      <w:pPr>
        <w:pStyle w:val="PlainText"/>
        <w:rPr>
          <w:ins w:id="478" w:author="Author" w:date="2026-01-23T09:53:00Z" w16du:dateUtc="2026-01-23T15:53:00Z"/>
          <w:rFonts w:ascii="Courier New" w:hAnsi="Courier New" w:cs="Courier New"/>
        </w:rPr>
      </w:pPr>
      <w:ins w:id="479" w:author="Author" w:date="2026-01-23T09:53:00Z" w16du:dateUtc="2026-01-23T15:53:00Z">
        <w:r w:rsidRPr="00637087">
          <w:rPr>
            <w:rFonts w:ascii="Courier New" w:hAnsi="Courier New" w:cs="Courier New"/>
          </w:rPr>
          <w:t>---</w:t>
        </w:r>
      </w:ins>
    </w:p>
    <w:p w14:paraId="566A93EE" w14:textId="77777777" w:rsidR="00637087" w:rsidRPr="00637087" w:rsidRDefault="00637087" w:rsidP="00637087">
      <w:pPr>
        <w:pStyle w:val="PlainText"/>
        <w:rPr>
          <w:ins w:id="480" w:author="Author" w:date="2026-01-23T09:53:00Z" w16du:dateUtc="2026-01-23T15:53:00Z"/>
          <w:rFonts w:ascii="Courier New" w:hAnsi="Courier New" w:cs="Courier New"/>
        </w:rPr>
      </w:pPr>
    </w:p>
    <w:p w14:paraId="51B9F890" w14:textId="77777777" w:rsidR="00637087" w:rsidRPr="00637087" w:rsidRDefault="00637087" w:rsidP="00637087">
      <w:pPr>
        <w:pStyle w:val="PlainText"/>
        <w:rPr>
          <w:rFonts w:ascii="Courier New" w:hAnsi="Courier New" w:cs="Courier New"/>
        </w:rPr>
      </w:pPr>
      <w:ins w:id="481" w:author="Author" w:date="2026-01-23T09:53:00Z" w16du:dateUtc="2026-01-23T15:53:00Z">
        <w:r w:rsidRPr="00637087">
          <w:rPr>
            <w:rFonts w:ascii="Courier New" w:hAnsi="Courier New" w:cs="Courier New"/>
          </w:rPr>
          <w:t xml:space="preserve">## 11. </w:t>
        </w:r>
      </w:ins>
      <w:r w:rsidRPr="00637087">
        <w:rPr>
          <w:rFonts w:ascii="Courier New" w:hAnsi="Courier New" w:cs="Courier New"/>
        </w:rPr>
        <w:t xml:space="preserve">Astrology </w:t>
      </w:r>
      <w:ins w:id="482" w:author="Author" w:date="2026-01-23T09:53:00Z" w16du:dateUtc="2026-01-23T15:53:00Z">
        <w:r w:rsidRPr="00637087">
          <w:rPr>
            <w:rFonts w:ascii="Courier New" w:hAnsi="Courier New" w:cs="Courier New"/>
          </w:rPr>
          <w:t xml:space="preserve">and Psychic </w:t>
        </w:r>
      </w:ins>
      <w:r w:rsidRPr="00637087">
        <w:rPr>
          <w:rFonts w:ascii="Courier New" w:hAnsi="Courier New" w:cs="Courier New"/>
        </w:rPr>
        <w:t>Readings Disclaimer</w:t>
      </w:r>
    </w:p>
    <w:p w14:paraId="668183C0" w14:textId="77777777" w:rsidR="00637087" w:rsidRPr="00637087" w:rsidRDefault="00637087" w:rsidP="00637087">
      <w:pPr>
        <w:pStyle w:val="PlainText"/>
        <w:rPr>
          <w:rFonts w:ascii="Courier New" w:hAnsi="Courier New" w:cs="Courier New"/>
        </w:rPr>
      </w:pPr>
    </w:p>
    <w:p w14:paraId="11A85BFB" w14:textId="090FF0E0" w:rsidR="00637087" w:rsidRPr="00637087" w:rsidRDefault="00637087" w:rsidP="00637087">
      <w:pPr>
        <w:pStyle w:val="PlainText"/>
        <w:rPr>
          <w:rFonts w:ascii="Courier New" w:hAnsi="Courier New" w:cs="Courier New"/>
        </w:rPr>
      </w:pPr>
      <w:r w:rsidRPr="00637087">
        <w:rPr>
          <w:rFonts w:ascii="Courier New" w:hAnsi="Courier New" w:cs="Courier New"/>
        </w:rPr>
        <w:t xml:space="preserve">**IMPORTANT**: Astrology readings, horoscopes, </w:t>
      </w:r>
      <w:del w:id="483" w:author="Author" w:date="2026-01-23T09:53:00Z" w16du:dateUtc="2026-01-23T15:53:00Z">
        <w:r w:rsidR="00710F67" w:rsidRPr="00710F67">
          <w:rPr>
            <w:rFonts w:ascii="Courier New" w:hAnsi="Courier New" w:cs="Courier New"/>
          </w:rPr>
          <w:delText xml:space="preserve">and </w:delText>
        </w:r>
      </w:del>
      <w:r w:rsidRPr="00637087">
        <w:rPr>
          <w:rFonts w:ascii="Courier New" w:hAnsi="Courier New" w:cs="Courier New"/>
        </w:rPr>
        <w:t>tarot interpretations</w:t>
      </w:r>
      <w:ins w:id="484" w:author="Author" w:date="2026-01-23T09:53:00Z" w16du:dateUtc="2026-01-23T15:53:00Z">
        <w:r w:rsidRPr="00637087">
          <w:rPr>
            <w:rFonts w:ascii="Courier New" w:hAnsi="Courier New" w:cs="Courier New"/>
          </w:rPr>
          <w:t>, and psychic services</w:t>
        </w:r>
      </w:ins>
      <w:r w:rsidRPr="00637087">
        <w:rPr>
          <w:rFonts w:ascii="Courier New" w:hAnsi="Courier New" w:cs="Courier New"/>
        </w:rPr>
        <w:t xml:space="preserve"> provided through this Service are for </w:t>
      </w:r>
      <w:ins w:id="485" w:author="Author" w:date="2026-01-23T09:53:00Z" w16du:dateUtc="2026-01-23T15:53:00Z">
        <w:r w:rsidRPr="00637087">
          <w:rPr>
            <w:rFonts w:ascii="Courier New" w:hAnsi="Courier New" w:cs="Courier New"/>
          </w:rPr>
          <w:t>**</w:t>
        </w:r>
      </w:ins>
      <w:r w:rsidRPr="00637087">
        <w:rPr>
          <w:rFonts w:ascii="Courier New" w:hAnsi="Courier New" w:cs="Courier New"/>
        </w:rPr>
        <w:t>entertainment purposes only</w:t>
      </w:r>
      <w:ins w:id="486" w:author="Author" w:date="2026-01-23T09:53:00Z" w16du:dateUtc="2026-01-23T15:53:00Z">
        <w:r w:rsidRPr="00637087">
          <w:rPr>
            <w:rFonts w:ascii="Courier New" w:hAnsi="Courier New" w:cs="Courier New"/>
          </w:rPr>
          <w:t>**</w:t>
        </w:r>
      </w:ins>
      <w:r w:rsidRPr="00637087">
        <w:rPr>
          <w:rFonts w:ascii="Courier New" w:hAnsi="Courier New" w:cs="Courier New"/>
        </w:rPr>
        <w:t xml:space="preserve"> and are not intended to:</w:t>
      </w:r>
    </w:p>
    <w:p w14:paraId="02DD6FFF" w14:textId="77777777" w:rsidR="00637087" w:rsidRPr="00637087" w:rsidRDefault="00637087" w:rsidP="00637087">
      <w:pPr>
        <w:pStyle w:val="PlainText"/>
        <w:rPr>
          <w:rFonts w:ascii="Courier New" w:hAnsi="Courier New" w:cs="Courier New"/>
        </w:rPr>
      </w:pPr>
    </w:p>
    <w:p w14:paraId="041E4BE1"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Predict the future with certainty</w:t>
      </w:r>
      <w:ins w:id="487" w:author="Author" w:date="2026-01-23T09:53:00Z" w16du:dateUtc="2026-01-23T15:53:00Z">
        <w:r w:rsidRPr="00637087">
          <w:rPr>
            <w:rFonts w:ascii="Courier New" w:hAnsi="Courier New" w:cs="Courier New"/>
          </w:rPr>
          <w:t xml:space="preserve"> or accuracy</w:t>
        </w:r>
      </w:ins>
    </w:p>
    <w:p w14:paraId="195199BC"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Provide professional advice of any kind</w:t>
      </w:r>
      <w:ins w:id="488" w:author="Author" w:date="2026-01-23T09:53:00Z" w16du:dateUtc="2026-01-23T15:53:00Z">
        <w:r w:rsidRPr="00637087">
          <w:rPr>
            <w:rFonts w:ascii="Courier New" w:hAnsi="Courier New" w:cs="Courier New"/>
          </w:rPr>
          <w:t xml:space="preserve"> (medical, legal, financial, psychological, etc.)</w:t>
        </w:r>
      </w:ins>
    </w:p>
    <w:p w14:paraId="6A838518" w14:textId="4398668A"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Replace professional consultations with doctors, therapists, lawyers, </w:t>
      </w:r>
      <w:del w:id="489" w:author="Author" w:date="2026-01-23T09:53:00Z" w16du:dateUtc="2026-01-23T15:53:00Z">
        <w:r w:rsidR="00710F67" w:rsidRPr="00710F67">
          <w:rPr>
            <w:rFonts w:ascii="Courier New" w:hAnsi="Courier New" w:cs="Courier New"/>
          </w:rPr>
          <w:delText xml:space="preserve">or </w:delText>
        </w:r>
      </w:del>
      <w:r w:rsidRPr="00637087">
        <w:rPr>
          <w:rFonts w:ascii="Courier New" w:hAnsi="Courier New" w:cs="Courier New"/>
        </w:rPr>
        <w:t>financial advisors</w:t>
      </w:r>
      <w:ins w:id="490" w:author="Author" w:date="2026-01-23T09:53:00Z" w16du:dateUtc="2026-01-23T15:53:00Z">
        <w:r w:rsidRPr="00637087">
          <w:rPr>
            <w:rFonts w:ascii="Courier New" w:hAnsi="Courier New" w:cs="Courier New"/>
          </w:rPr>
          <w:t>, or other qualified professionals</w:t>
        </w:r>
      </w:ins>
    </w:p>
    <w:p w14:paraId="5295E96F" w14:textId="48A29991" w:rsidR="00637087" w:rsidRPr="00637087" w:rsidRDefault="00637087" w:rsidP="00637087">
      <w:pPr>
        <w:pStyle w:val="PlainText"/>
        <w:rPr>
          <w:rFonts w:ascii="Courier New" w:hAnsi="Courier New" w:cs="Courier New"/>
        </w:rPr>
      </w:pPr>
      <w:r w:rsidRPr="00637087">
        <w:rPr>
          <w:rFonts w:ascii="Courier New" w:hAnsi="Courier New" w:cs="Courier New"/>
        </w:rPr>
        <w:t>- Be considered factual</w:t>
      </w:r>
      <w:del w:id="491" w:author="Author" w:date="2026-01-23T09:53:00Z" w16du:dateUtc="2026-01-23T15:53:00Z">
        <w:r w:rsidR="00710F67" w:rsidRPr="00710F67">
          <w:rPr>
            <w:rFonts w:ascii="Courier New" w:hAnsi="Courier New" w:cs="Courier New"/>
          </w:rPr>
          <w:delText xml:space="preserve"> or</w:delText>
        </w:r>
      </w:del>
      <w:ins w:id="492" w:author="Author" w:date="2026-01-23T09:53:00Z" w16du:dateUtc="2026-01-23T15:53:00Z">
        <w:r w:rsidRPr="00637087">
          <w:rPr>
            <w:rFonts w:ascii="Courier New" w:hAnsi="Courier New" w:cs="Courier New"/>
          </w:rPr>
          <w:t>,</w:t>
        </w:r>
      </w:ins>
      <w:r w:rsidRPr="00637087">
        <w:rPr>
          <w:rFonts w:ascii="Courier New" w:hAnsi="Courier New" w:cs="Courier New"/>
        </w:rPr>
        <w:t xml:space="preserve"> scientifically proven</w:t>
      </w:r>
      <w:ins w:id="493" w:author="Author" w:date="2026-01-23T09:53:00Z" w16du:dateUtc="2026-01-23T15:53:00Z">
        <w:r w:rsidRPr="00637087">
          <w:rPr>
            <w:rFonts w:ascii="Courier New" w:hAnsi="Courier New" w:cs="Courier New"/>
          </w:rPr>
          <w:t>, or reliable for making any decisions</w:t>
        </w:r>
      </w:ins>
    </w:p>
    <w:p w14:paraId="5C292548" w14:textId="77777777" w:rsidR="00637087" w:rsidRPr="00637087" w:rsidRDefault="00637087" w:rsidP="00637087">
      <w:pPr>
        <w:pStyle w:val="PlainText"/>
        <w:rPr>
          <w:rFonts w:ascii="Courier New" w:hAnsi="Courier New" w:cs="Courier New"/>
        </w:rPr>
      </w:pPr>
    </w:p>
    <w:p w14:paraId="318832D1" w14:textId="2D0EBB33" w:rsidR="00637087" w:rsidRPr="00637087" w:rsidRDefault="00637087" w:rsidP="00637087">
      <w:pPr>
        <w:pStyle w:val="PlainText"/>
        <w:rPr>
          <w:rFonts w:ascii="Courier New" w:hAnsi="Courier New" w:cs="Courier New"/>
        </w:rPr>
      </w:pPr>
      <w:r w:rsidRPr="00637087">
        <w:rPr>
          <w:rFonts w:ascii="Courier New" w:hAnsi="Courier New" w:cs="Courier New"/>
        </w:rPr>
        <w:t>These readings are based on astrological traditions</w:t>
      </w:r>
      <w:del w:id="494" w:author="Author" w:date="2026-01-23T09:53:00Z" w16du:dateUtc="2026-01-23T15:53:00Z">
        <w:r w:rsidR="00710F67" w:rsidRPr="00710F67">
          <w:rPr>
            <w:rFonts w:ascii="Courier New" w:hAnsi="Courier New" w:cs="Courier New"/>
          </w:rPr>
          <w:delText xml:space="preserve"> and beliefs and </w:delText>
        </w:r>
      </w:del>
      <w:ins w:id="495" w:author="Author" w:date="2026-01-23T09:53:00Z" w16du:dateUtc="2026-01-23T15:53:00Z">
        <w:r w:rsidRPr="00637087">
          <w:rPr>
            <w:rFonts w:ascii="Courier New" w:hAnsi="Courier New" w:cs="Courier New"/>
          </w:rPr>
          <w:t xml:space="preserve">, belief systems, and AI-generated interpretations. **You </w:t>
        </w:r>
      </w:ins>
      <w:r w:rsidRPr="00637087">
        <w:rPr>
          <w:rFonts w:ascii="Courier New" w:hAnsi="Courier New" w:cs="Courier New"/>
        </w:rPr>
        <w:t xml:space="preserve">should not </w:t>
      </w:r>
      <w:del w:id="496" w:author="Author" w:date="2026-01-23T09:53:00Z" w16du:dateUtc="2026-01-23T15:53:00Z">
        <w:r w:rsidR="00710F67" w:rsidRPr="00710F67">
          <w:rPr>
            <w:rFonts w:ascii="Courier New" w:hAnsi="Courier New" w:cs="Courier New"/>
          </w:rPr>
          <w:delText>be relied upon</w:delText>
        </w:r>
      </w:del>
      <w:ins w:id="497" w:author="Author" w:date="2026-01-23T09:53:00Z" w16du:dateUtc="2026-01-23T15:53:00Z">
        <w:r w:rsidRPr="00637087">
          <w:rPr>
            <w:rFonts w:ascii="Courier New" w:hAnsi="Courier New" w:cs="Courier New"/>
          </w:rPr>
          <w:t>rely on them</w:t>
        </w:r>
      </w:ins>
      <w:r w:rsidRPr="00637087">
        <w:rPr>
          <w:rFonts w:ascii="Courier New" w:hAnsi="Courier New" w:cs="Courier New"/>
        </w:rPr>
        <w:t xml:space="preserve"> for </w:t>
      </w:r>
      <w:ins w:id="498" w:author="Author" w:date="2026-01-23T09:53:00Z" w16du:dateUtc="2026-01-23T15:53:00Z">
        <w:r w:rsidRPr="00637087">
          <w:rPr>
            <w:rFonts w:ascii="Courier New" w:hAnsi="Courier New" w:cs="Courier New"/>
          </w:rPr>
          <w:t xml:space="preserve">any decision, whether </w:t>
        </w:r>
      </w:ins>
      <w:r w:rsidRPr="00637087">
        <w:rPr>
          <w:rFonts w:ascii="Courier New" w:hAnsi="Courier New" w:cs="Courier New"/>
        </w:rPr>
        <w:t xml:space="preserve">major </w:t>
      </w:r>
      <w:del w:id="499" w:author="Author" w:date="2026-01-23T09:53:00Z" w16du:dateUtc="2026-01-23T15:53:00Z">
        <w:r w:rsidR="00710F67" w:rsidRPr="00710F67">
          <w:rPr>
            <w:rFonts w:ascii="Courier New" w:hAnsi="Courier New" w:cs="Courier New"/>
          </w:rPr>
          <w:delText>life decisions.</w:delText>
        </w:r>
      </w:del>
      <w:ins w:id="500" w:author="Author" w:date="2026-01-23T09:53:00Z" w16du:dateUtc="2026-01-23T15:53:00Z">
        <w:r w:rsidRPr="00637087">
          <w:rPr>
            <w:rFonts w:ascii="Courier New" w:hAnsi="Courier New" w:cs="Courier New"/>
          </w:rPr>
          <w:t xml:space="preserve">or </w:t>
        </w:r>
        <w:proofErr w:type="gramStart"/>
        <w:r w:rsidRPr="00637087">
          <w:rPr>
            <w:rFonts w:ascii="Courier New" w:hAnsi="Courier New" w:cs="Courier New"/>
          </w:rPr>
          <w:t>minor.*</w:t>
        </w:r>
        <w:proofErr w:type="gramEnd"/>
        <w:r w:rsidRPr="00637087">
          <w:rPr>
            <w:rFonts w:ascii="Courier New" w:hAnsi="Courier New" w:cs="Courier New"/>
          </w:rPr>
          <w:t>*</w:t>
        </w:r>
      </w:ins>
      <w:r w:rsidRPr="00637087">
        <w:rPr>
          <w:rFonts w:ascii="Courier New" w:hAnsi="Courier New" w:cs="Courier New"/>
        </w:rPr>
        <w:t xml:space="preserve"> Users are solely responsible for their decisions and should seek appropriate professional help when needed.</w:t>
      </w:r>
    </w:p>
    <w:p w14:paraId="29304FB2" w14:textId="77777777" w:rsidR="00637087" w:rsidRPr="00637087" w:rsidRDefault="00637087" w:rsidP="00637087">
      <w:pPr>
        <w:pStyle w:val="PlainText"/>
        <w:rPr>
          <w:moveFrom w:id="501" w:author="Author" w:date="2026-01-23T09:53:00Z" w16du:dateUtc="2026-01-23T15:53:00Z"/>
          <w:rFonts w:ascii="Courier New" w:hAnsi="Courier New" w:cs="Courier New"/>
        </w:rPr>
      </w:pPr>
      <w:moveFromRangeStart w:id="502" w:author="Author" w:date="2026-01-23T09:53:00Z" w:name="move220054442"/>
    </w:p>
    <w:p w14:paraId="3D6E3409" w14:textId="77777777" w:rsidR="00637087" w:rsidRPr="00637087" w:rsidRDefault="00637087" w:rsidP="00637087">
      <w:pPr>
        <w:pStyle w:val="PlainText"/>
        <w:rPr>
          <w:moveFrom w:id="503" w:author="Author" w:date="2026-01-23T09:53:00Z" w16du:dateUtc="2026-01-23T15:53:00Z"/>
          <w:rFonts w:ascii="Courier New" w:hAnsi="Courier New" w:cs="Courier New"/>
        </w:rPr>
      </w:pPr>
      <w:moveFrom w:id="504" w:author="Author" w:date="2026-01-23T09:53:00Z" w16du:dateUtc="2026-01-23T15:53:00Z">
        <w:r w:rsidRPr="00637087">
          <w:rPr>
            <w:rFonts w:ascii="Courier New" w:hAnsi="Courier New" w:cs="Courier New"/>
          </w:rPr>
          <w:t>---</w:t>
        </w:r>
      </w:moveFrom>
    </w:p>
    <w:p w14:paraId="47CF04FA" w14:textId="77777777" w:rsidR="00637087" w:rsidRPr="00637087" w:rsidRDefault="00637087" w:rsidP="00637087">
      <w:pPr>
        <w:pStyle w:val="PlainText"/>
        <w:rPr>
          <w:moveFrom w:id="505" w:author="Author" w:date="2026-01-23T09:53:00Z" w16du:dateUtc="2026-01-23T15:53:00Z"/>
          <w:rFonts w:ascii="Courier New" w:hAnsi="Courier New" w:cs="Courier New"/>
        </w:rPr>
      </w:pPr>
    </w:p>
    <w:moveFromRangeEnd w:id="502"/>
    <w:p w14:paraId="6BFEBE23" w14:textId="77777777" w:rsidR="00710F67" w:rsidRPr="00710F67" w:rsidRDefault="00710F67" w:rsidP="00710F67">
      <w:pPr>
        <w:pStyle w:val="PlainText"/>
        <w:rPr>
          <w:del w:id="506" w:author="Author" w:date="2026-01-23T09:53:00Z" w16du:dateUtc="2026-01-23T15:53:00Z"/>
          <w:rFonts w:ascii="Courier New" w:hAnsi="Courier New" w:cs="Courier New"/>
        </w:rPr>
      </w:pPr>
      <w:del w:id="507" w:author="Author" w:date="2026-01-23T09:53:00Z" w16du:dateUtc="2026-01-23T15:53:00Z">
        <w:r w:rsidRPr="00710F67">
          <w:rPr>
            <w:rFonts w:ascii="Courier New" w:hAnsi="Courier New" w:cs="Courier New"/>
          </w:rPr>
          <w:delText>## 10. Health Disclaimer</w:delText>
        </w:r>
      </w:del>
    </w:p>
    <w:p w14:paraId="26D14452" w14:textId="77777777" w:rsidR="00710F67" w:rsidRPr="00710F67" w:rsidRDefault="00710F67" w:rsidP="00710F67">
      <w:pPr>
        <w:pStyle w:val="PlainText"/>
        <w:rPr>
          <w:del w:id="508" w:author="Author" w:date="2026-01-23T09:53:00Z" w16du:dateUtc="2026-01-23T15:53:00Z"/>
          <w:rFonts w:ascii="Courier New" w:hAnsi="Courier New" w:cs="Courier New"/>
        </w:rPr>
      </w:pPr>
    </w:p>
    <w:p w14:paraId="4536BE27" w14:textId="77777777" w:rsidR="00710F67" w:rsidRPr="00710F67" w:rsidRDefault="00710F67" w:rsidP="00710F67">
      <w:pPr>
        <w:pStyle w:val="PlainText"/>
        <w:rPr>
          <w:del w:id="509" w:author="Author" w:date="2026-01-23T09:53:00Z" w16du:dateUtc="2026-01-23T15:53:00Z"/>
          <w:rFonts w:ascii="Courier New" w:hAnsi="Courier New" w:cs="Courier New"/>
        </w:rPr>
      </w:pPr>
      <w:del w:id="510" w:author="Author" w:date="2026-01-23T09:53:00Z" w16du:dateUtc="2026-01-23T15:53:00Z">
        <w:r w:rsidRPr="00710F67">
          <w:rPr>
            <w:rFonts w:ascii="Courier New" w:hAnsi="Courier New" w:cs="Courier New"/>
          </w:rPr>
          <w:delText>**CRITICAL**: This Service does not provide medical, mental health, or therapeutic services. We explicitly do NOT discuss:</w:delText>
        </w:r>
      </w:del>
    </w:p>
    <w:p w14:paraId="6029B921" w14:textId="77777777" w:rsidR="00710F67" w:rsidRPr="00710F67" w:rsidRDefault="00710F67" w:rsidP="00710F67">
      <w:pPr>
        <w:pStyle w:val="PlainText"/>
        <w:rPr>
          <w:del w:id="511" w:author="Author" w:date="2026-01-23T09:53:00Z" w16du:dateUtc="2026-01-23T15:53:00Z"/>
          <w:rFonts w:ascii="Courier New" w:hAnsi="Courier New" w:cs="Courier New"/>
        </w:rPr>
      </w:pPr>
    </w:p>
    <w:p w14:paraId="3BB01476" w14:textId="77777777" w:rsidR="00710F67" w:rsidRPr="00710F67" w:rsidRDefault="00710F67" w:rsidP="00710F67">
      <w:pPr>
        <w:pStyle w:val="PlainText"/>
        <w:rPr>
          <w:del w:id="512" w:author="Author" w:date="2026-01-23T09:53:00Z" w16du:dateUtc="2026-01-23T15:53:00Z"/>
          <w:rFonts w:ascii="Courier New" w:hAnsi="Courier New" w:cs="Courier New"/>
        </w:rPr>
      </w:pPr>
      <w:del w:id="513" w:author="Author" w:date="2026-01-23T09:53:00Z" w16du:dateUtc="2026-01-23T15:53:00Z">
        <w:r w:rsidRPr="00710F67">
          <w:rPr>
            <w:rFonts w:ascii="Courier New" w:hAnsi="Courier New" w:cs="Courier New"/>
          </w:rPr>
          <w:delText>- Medical conditions or health problems</w:delText>
        </w:r>
      </w:del>
    </w:p>
    <w:p w14:paraId="6D0DB4CD" w14:textId="77777777" w:rsidR="00710F67" w:rsidRPr="00710F67" w:rsidRDefault="00710F67" w:rsidP="00710F67">
      <w:pPr>
        <w:pStyle w:val="PlainText"/>
        <w:rPr>
          <w:del w:id="514" w:author="Author" w:date="2026-01-23T09:53:00Z" w16du:dateUtc="2026-01-23T15:53:00Z"/>
          <w:rFonts w:ascii="Courier New" w:hAnsi="Courier New" w:cs="Courier New"/>
        </w:rPr>
      </w:pPr>
      <w:del w:id="515" w:author="Author" w:date="2026-01-23T09:53:00Z" w16du:dateUtc="2026-01-23T15:53:00Z">
        <w:r w:rsidRPr="00710F67">
          <w:rPr>
            <w:rFonts w:ascii="Courier New" w:hAnsi="Courier New" w:cs="Courier New"/>
          </w:rPr>
          <w:delText>- Mental health diagnoses or treatments</w:delText>
        </w:r>
      </w:del>
    </w:p>
    <w:p w14:paraId="41DE16AE" w14:textId="77777777" w:rsidR="00710F67" w:rsidRPr="00710F67" w:rsidRDefault="00710F67" w:rsidP="00710F67">
      <w:pPr>
        <w:pStyle w:val="PlainText"/>
        <w:rPr>
          <w:del w:id="516" w:author="Author" w:date="2026-01-23T09:53:00Z" w16du:dateUtc="2026-01-23T15:53:00Z"/>
          <w:rFonts w:ascii="Courier New" w:hAnsi="Courier New" w:cs="Courier New"/>
        </w:rPr>
      </w:pPr>
      <w:del w:id="517" w:author="Author" w:date="2026-01-23T09:53:00Z" w16du:dateUtc="2026-01-23T15:53:00Z">
        <w:r w:rsidRPr="00710F67">
          <w:rPr>
            <w:rFonts w:ascii="Courier New" w:hAnsi="Courier New" w:cs="Courier New"/>
          </w:rPr>
          <w:delText>- Neurological conditions (Alzheimer's, ALS, MS, Parkinson's, etc.)</w:delText>
        </w:r>
      </w:del>
    </w:p>
    <w:p w14:paraId="0018F4F2" w14:textId="77777777" w:rsidR="00710F67" w:rsidRPr="00710F67" w:rsidRDefault="00710F67" w:rsidP="00710F67">
      <w:pPr>
        <w:pStyle w:val="PlainText"/>
        <w:rPr>
          <w:del w:id="518" w:author="Author" w:date="2026-01-23T09:53:00Z" w16du:dateUtc="2026-01-23T15:53:00Z"/>
          <w:rFonts w:ascii="Courier New" w:hAnsi="Courier New" w:cs="Courier New"/>
        </w:rPr>
      </w:pPr>
      <w:del w:id="519" w:author="Author" w:date="2026-01-23T09:53:00Z" w16du:dateUtc="2026-01-23T15:53:00Z">
        <w:r w:rsidRPr="00710F67">
          <w:rPr>
            <w:rFonts w:ascii="Courier New" w:hAnsi="Courier New" w:cs="Courier New"/>
          </w:rPr>
          <w:delText>- Health advice of any kind</w:delText>
        </w:r>
      </w:del>
    </w:p>
    <w:p w14:paraId="58799253" w14:textId="77777777" w:rsidR="00637087" w:rsidRPr="00637087" w:rsidRDefault="00637087" w:rsidP="00637087">
      <w:pPr>
        <w:pStyle w:val="PlainText"/>
        <w:rPr>
          <w:moveFrom w:id="520" w:author="Author" w:date="2026-01-23T09:53:00Z" w16du:dateUtc="2026-01-23T15:53:00Z"/>
          <w:rFonts w:ascii="Courier New" w:hAnsi="Courier New" w:cs="Courier New"/>
        </w:rPr>
      </w:pPr>
      <w:moveFromRangeStart w:id="521" w:author="Author" w:date="2026-01-23T09:53:00Z" w:name="move220054443"/>
    </w:p>
    <w:p w14:paraId="595C6341" w14:textId="77777777" w:rsidR="00710F67" w:rsidRPr="00710F67" w:rsidRDefault="00637087" w:rsidP="00710F67">
      <w:pPr>
        <w:pStyle w:val="PlainText"/>
        <w:rPr>
          <w:del w:id="522" w:author="Author" w:date="2026-01-23T09:53:00Z" w16du:dateUtc="2026-01-23T15:53:00Z"/>
          <w:rFonts w:ascii="Courier New" w:hAnsi="Courier New" w:cs="Courier New"/>
        </w:rPr>
      </w:pPr>
      <w:moveFrom w:id="523" w:author="Author" w:date="2026-01-23T09:53:00Z" w16du:dateUtc="2026-01-23T15:53:00Z">
        <w:r w:rsidRPr="00637087">
          <w:rPr>
            <w:rFonts w:ascii="Courier New" w:hAnsi="Courier New" w:cs="Courier New"/>
          </w:rPr>
          <w:t xml:space="preserve">**If you are experiencing </w:t>
        </w:r>
      </w:moveFrom>
      <w:moveFromRangeEnd w:id="521"/>
      <w:del w:id="524" w:author="Author" w:date="2026-01-23T09:53:00Z" w16du:dateUtc="2026-01-23T15:53:00Z">
        <w:r w:rsidR="00710F67" w:rsidRPr="00710F67">
          <w:rPr>
            <w:rFonts w:ascii="Courier New" w:hAnsi="Courier New" w:cs="Courier New"/>
          </w:rPr>
          <w:delText>health concerns, please consult a qualified healthcare professional.** In case of emergency, contact emergency services immediately.</w:delText>
        </w:r>
      </w:del>
    </w:p>
    <w:p w14:paraId="4858A47B" w14:textId="77777777" w:rsidR="00710F67" w:rsidRPr="00710F67" w:rsidRDefault="00710F67" w:rsidP="00710F67">
      <w:pPr>
        <w:pStyle w:val="PlainText"/>
        <w:rPr>
          <w:del w:id="525" w:author="Author" w:date="2026-01-23T09:53:00Z" w16du:dateUtc="2026-01-23T15:53:00Z"/>
          <w:rFonts w:ascii="Courier New" w:hAnsi="Courier New" w:cs="Courier New"/>
        </w:rPr>
      </w:pPr>
    </w:p>
    <w:p w14:paraId="0BAAE3CB" w14:textId="77777777" w:rsidR="00710F67" w:rsidRPr="00710F67" w:rsidRDefault="00710F67" w:rsidP="00710F67">
      <w:pPr>
        <w:pStyle w:val="PlainText"/>
        <w:rPr>
          <w:del w:id="526" w:author="Author" w:date="2026-01-23T09:53:00Z" w16du:dateUtc="2026-01-23T15:53:00Z"/>
          <w:rFonts w:ascii="Courier New" w:hAnsi="Courier New" w:cs="Courier New"/>
        </w:rPr>
      </w:pPr>
      <w:del w:id="527" w:author="Author" w:date="2026-01-23T09:53:00Z" w16du:dateUtc="2026-01-23T15:53:00Z">
        <w:r w:rsidRPr="00710F67">
          <w:rPr>
            <w:rFonts w:ascii="Courier New" w:hAnsi="Courier New" w:cs="Courier New"/>
          </w:rPr>
          <w:delText>---</w:delText>
        </w:r>
      </w:del>
    </w:p>
    <w:p w14:paraId="35F1A5CF" w14:textId="77777777" w:rsidR="00710F67" w:rsidRPr="00710F67" w:rsidRDefault="00710F67" w:rsidP="00710F67">
      <w:pPr>
        <w:pStyle w:val="PlainText"/>
        <w:rPr>
          <w:del w:id="528" w:author="Author" w:date="2026-01-23T09:53:00Z" w16du:dateUtc="2026-01-23T15:53:00Z"/>
          <w:rFonts w:ascii="Courier New" w:hAnsi="Courier New" w:cs="Courier New"/>
        </w:rPr>
      </w:pPr>
    </w:p>
    <w:p w14:paraId="1272BF7B" w14:textId="77777777" w:rsidR="00710F67" w:rsidRPr="00710F67" w:rsidRDefault="00710F67" w:rsidP="00710F67">
      <w:pPr>
        <w:pStyle w:val="PlainText"/>
        <w:rPr>
          <w:del w:id="529" w:author="Author" w:date="2026-01-23T09:53:00Z" w16du:dateUtc="2026-01-23T15:53:00Z"/>
          <w:rFonts w:ascii="Courier New" w:hAnsi="Courier New" w:cs="Courier New"/>
        </w:rPr>
      </w:pPr>
      <w:del w:id="530" w:author="Author" w:date="2026-01-23T09:53:00Z" w16du:dateUtc="2026-01-23T15:53:00Z">
        <w:r w:rsidRPr="00710F67">
          <w:rPr>
            <w:rFonts w:ascii="Courier New" w:hAnsi="Courier New" w:cs="Courier New"/>
          </w:rPr>
          <w:delText>## 11. Prohibited Content</w:delText>
        </w:r>
      </w:del>
    </w:p>
    <w:p w14:paraId="57289DE2" w14:textId="77777777" w:rsidR="00710F67" w:rsidRPr="00710F67" w:rsidRDefault="00710F67" w:rsidP="00710F67">
      <w:pPr>
        <w:pStyle w:val="PlainText"/>
        <w:rPr>
          <w:del w:id="531" w:author="Author" w:date="2026-01-23T09:53:00Z" w16du:dateUtc="2026-01-23T15:53:00Z"/>
          <w:rFonts w:ascii="Courier New" w:hAnsi="Courier New" w:cs="Courier New"/>
        </w:rPr>
      </w:pPr>
    </w:p>
    <w:p w14:paraId="4C3DDCE3" w14:textId="77777777" w:rsidR="00710F67" w:rsidRPr="00710F67" w:rsidRDefault="00710F67" w:rsidP="00710F67">
      <w:pPr>
        <w:pStyle w:val="PlainText"/>
        <w:rPr>
          <w:del w:id="532" w:author="Author" w:date="2026-01-23T09:53:00Z" w16du:dateUtc="2026-01-23T15:53:00Z"/>
          <w:rFonts w:ascii="Courier New" w:hAnsi="Courier New" w:cs="Courier New"/>
        </w:rPr>
      </w:pPr>
      <w:del w:id="533" w:author="Author" w:date="2026-01-23T09:53:00Z" w16du:dateUtc="2026-01-23T15:53:00Z">
        <w:r w:rsidRPr="00710F67">
          <w:rPr>
            <w:rFonts w:ascii="Courier New" w:hAnsi="Courier New" w:cs="Courier New"/>
          </w:rPr>
          <w:delText>You agree not to use our Service to:</w:delText>
        </w:r>
      </w:del>
    </w:p>
    <w:p w14:paraId="7C4FDEFB" w14:textId="77777777" w:rsidR="00710F67" w:rsidRPr="00710F67" w:rsidRDefault="00710F67" w:rsidP="00710F67">
      <w:pPr>
        <w:pStyle w:val="PlainText"/>
        <w:rPr>
          <w:del w:id="534" w:author="Author" w:date="2026-01-23T09:53:00Z" w16du:dateUtc="2026-01-23T15:53:00Z"/>
          <w:rFonts w:ascii="Courier New" w:hAnsi="Courier New" w:cs="Courier New"/>
        </w:rPr>
      </w:pPr>
    </w:p>
    <w:p w14:paraId="1F2A4051" w14:textId="77777777" w:rsidR="00710F67" w:rsidRPr="00710F67" w:rsidRDefault="00710F67" w:rsidP="00710F67">
      <w:pPr>
        <w:pStyle w:val="PlainText"/>
        <w:rPr>
          <w:del w:id="535" w:author="Author" w:date="2026-01-23T09:53:00Z" w16du:dateUtc="2026-01-23T15:53:00Z"/>
          <w:rFonts w:ascii="Courier New" w:hAnsi="Courier New" w:cs="Courier New"/>
        </w:rPr>
      </w:pPr>
      <w:del w:id="536" w:author="Author" w:date="2026-01-23T09:53:00Z" w16du:dateUtc="2026-01-23T15:53:00Z">
        <w:r w:rsidRPr="00710F67">
          <w:rPr>
            <w:rFonts w:ascii="Courier New" w:hAnsi="Courier New" w:cs="Courier New"/>
          </w:rPr>
          <w:delText>- Post or transmit abusive, obscene, profane, or indecent language or images</w:delText>
        </w:r>
      </w:del>
    </w:p>
    <w:p w14:paraId="32F22417" w14:textId="77777777" w:rsidR="00710F67" w:rsidRPr="00710F67" w:rsidRDefault="00710F67" w:rsidP="00710F67">
      <w:pPr>
        <w:pStyle w:val="PlainText"/>
        <w:rPr>
          <w:del w:id="537" w:author="Author" w:date="2026-01-23T09:53:00Z" w16du:dateUtc="2026-01-23T15:53:00Z"/>
          <w:rFonts w:ascii="Courier New" w:hAnsi="Courier New" w:cs="Courier New"/>
        </w:rPr>
      </w:pPr>
      <w:del w:id="538" w:author="Author" w:date="2026-01-23T09:53:00Z" w16du:dateUtc="2026-01-23T15:53:00Z">
        <w:r w:rsidRPr="00710F67">
          <w:rPr>
            <w:rFonts w:ascii="Courier New" w:hAnsi="Courier New" w:cs="Courier New"/>
          </w:rPr>
          <w:delText>- Post or transmit hateful, defamatory, or discriminatory content</w:delText>
        </w:r>
      </w:del>
    </w:p>
    <w:p w14:paraId="0E5F56D5" w14:textId="77777777" w:rsidR="00710F67" w:rsidRPr="00710F67" w:rsidRDefault="00710F67" w:rsidP="00710F67">
      <w:pPr>
        <w:pStyle w:val="PlainText"/>
        <w:rPr>
          <w:del w:id="539" w:author="Author" w:date="2026-01-23T09:53:00Z" w16du:dateUtc="2026-01-23T15:53:00Z"/>
          <w:rFonts w:ascii="Courier New" w:hAnsi="Courier New" w:cs="Courier New"/>
        </w:rPr>
      </w:pPr>
      <w:del w:id="540" w:author="Author" w:date="2026-01-23T09:53:00Z" w16du:dateUtc="2026-01-23T15:53:00Z">
        <w:r w:rsidRPr="00710F67">
          <w:rPr>
            <w:rFonts w:ascii="Courier New" w:hAnsi="Courier New" w:cs="Courier New"/>
          </w:rPr>
          <w:delText>- Discuss or request information about health conditions or medical treatment</w:delText>
        </w:r>
      </w:del>
    </w:p>
    <w:p w14:paraId="7A92E000" w14:textId="77777777" w:rsidR="00710F67" w:rsidRPr="00710F67" w:rsidRDefault="00710F67" w:rsidP="00710F67">
      <w:pPr>
        <w:pStyle w:val="PlainText"/>
        <w:rPr>
          <w:del w:id="541" w:author="Author" w:date="2026-01-23T09:53:00Z" w16du:dateUtc="2026-01-23T15:53:00Z"/>
          <w:rFonts w:ascii="Courier New" w:hAnsi="Courier New" w:cs="Courier New"/>
        </w:rPr>
      </w:pPr>
      <w:del w:id="542" w:author="Author" w:date="2026-01-23T09:53:00Z" w16du:dateUtc="2026-01-23T15:53:00Z">
        <w:r w:rsidRPr="00710F67">
          <w:rPr>
            <w:rFonts w:ascii="Courier New" w:hAnsi="Courier New" w:cs="Courier New"/>
          </w:rPr>
          <w:lastRenderedPageBreak/>
          <w:delText>- Harass or threaten other users</w:delText>
        </w:r>
      </w:del>
    </w:p>
    <w:p w14:paraId="6FA849CC" w14:textId="77777777" w:rsidR="00710F67" w:rsidRPr="00710F67" w:rsidRDefault="00710F67" w:rsidP="00710F67">
      <w:pPr>
        <w:pStyle w:val="PlainText"/>
        <w:rPr>
          <w:del w:id="543" w:author="Author" w:date="2026-01-23T09:53:00Z" w16du:dateUtc="2026-01-23T15:53:00Z"/>
          <w:rFonts w:ascii="Courier New" w:hAnsi="Courier New" w:cs="Courier New"/>
        </w:rPr>
      </w:pPr>
      <w:del w:id="544" w:author="Author" w:date="2026-01-23T09:53:00Z" w16du:dateUtc="2026-01-23T15:53:00Z">
        <w:r w:rsidRPr="00710F67">
          <w:rPr>
            <w:rFonts w:ascii="Courier New" w:hAnsi="Courier New" w:cs="Courier New"/>
          </w:rPr>
          <w:delText>- Impersonate others or misrepresent your identity</w:delText>
        </w:r>
      </w:del>
    </w:p>
    <w:p w14:paraId="511258D6" w14:textId="2624033C" w:rsidR="00637087" w:rsidRPr="00637087" w:rsidRDefault="00637087" w:rsidP="00637087">
      <w:pPr>
        <w:pStyle w:val="PlainText"/>
        <w:rPr>
          <w:rFonts w:ascii="Courier New" w:hAnsi="Courier New" w:cs="Courier New"/>
        </w:rPr>
      </w:pPr>
    </w:p>
    <w:p w14:paraId="47E6EC93"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010E8D49" w14:textId="77777777" w:rsidR="00637087" w:rsidRPr="00637087" w:rsidRDefault="00637087" w:rsidP="00637087">
      <w:pPr>
        <w:pStyle w:val="PlainText"/>
        <w:rPr>
          <w:rFonts w:ascii="Courier New" w:hAnsi="Courier New" w:cs="Courier New"/>
        </w:rPr>
      </w:pPr>
    </w:p>
    <w:p w14:paraId="264EE0BE" w14:textId="77777777" w:rsidR="00637087" w:rsidRPr="00637087" w:rsidRDefault="00637087" w:rsidP="00637087">
      <w:pPr>
        <w:pStyle w:val="PlainText"/>
        <w:rPr>
          <w:ins w:id="545" w:author="Author" w:date="2026-01-23T09:53:00Z" w16du:dateUtc="2026-01-23T15:53:00Z"/>
          <w:rFonts w:ascii="Courier New" w:hAnsi="Courier New" w:cs="Courier New"/>
        </w:rPr>
      </w:pPr>
      <w:r w:rsidRPr="00637087">
        <w:rPr>
          <w:rFonts w:ascii="Courier New" w:hAnsi="Courier New" w:cs="Courier New"/>
        </w:rPr>
        <w:t xml:space="preserve">## 12. </w:t>
      </w:r>
      <w:ins w:id="546" w:author="Author" w:date="2026-01-23T09:53:00Z" w16du:dateUtc="2026-01-23T15:53:00Z">
        <w:r w:rsidRPr="00637087">
          <w:rPr>
            <w:rFonts w:ascii="Courier New" w:hAnsi="Courier New" w:cs="Courier New"/>
          </w:rPr>
          <w:t>Health and Mental Health Disclaimer</w:t>
        </w:r>
      </w:ins>
    </w:p>
    <w:p w14:paraId="3B10ADD8" w14:textId="77777777" w:rsidR="00637087" w:rsidRPr="00637087" w:rsidRDefault="00637087" w:rsidP="00637087">
      <w:pPr>
        <w:pStyle w:val="PlainText"/>
        <w:rPr>
          <w:ins w:id="547" w:author="Author" w:date="2026-01-23T09:53:00Z" w16du:dateUtc="2026-01-23T15:53:00Z"/>
          <w:rFonts w:ascii="Courier New" w:hAnsi="Courier New" w:cs="Courier New"/>
        </w:rPr>
      </w:pPr>
    </w:p>
    <w:p w14:paraId="09EA0E20" w14:textId="77777777" w:rsidR="00637087" w:rsidRPr="00637087" w:rsidRDefault="00637087" w:rsidP="00637087">
      <w:pPr>
        <w:pStyle w:val="PlainText"/>
        <w:rPr>
          <w:ins w:id="548" w:author="Author" w:date="2026-01-23T09:53:00Z" w16du:dateUtc="2026-01-23T15:53:00Z"/>
          <w:rFonts w:ascii="Courier New" w:hAnsi="Courier New" w:cs="Courier New"/>
        </w:rPr>
      </w:pPr>
      <w:ins w:id="549" w:author="Author" w:date="2026-01-23T09:53:00Z" w16du:dateUtc="2026-01-23T15:53:00Z">
        <w:r w:rsidRPr="00637087">
          <w:rPr>
            <w:rFonts w:ascii="Courier New" w:hAnsi="Courier New" w:cs="Courier New"/>
          </w:rPr>
          <w:t>**CRITICAL NOTICE**: This Service does not provide medical, mental health, or therapeutic services.</w:t>
        </w:r>
      </w:ins>
    </w:p>
    <w:p w14:paraId="732CAAE7" w14:textId="77777777" w:rsidR="00637087" w:rsidRPr="00637087" w:rsidRDefault="00637087" w:rsidP="00637087">
      <w:pPr>
        <w:pStyle w:val="PlainText"/>
        <w:rPr>
          <w:ins w:id="550" w:author="Author" w:date="2026-01-23T09:53:00Z" w16du:dateUtc="2026-01-23T15:53:00Z"/>
          <w:rFonts w:ascii="Courier New" w:hAnsi="Courier New" w:cs="Courier New"/>
        </w:rPr>
      </w:pPr>
    </w:p>
    <w:p w14:paraId="13A5527D" w14:textId="77777777" w:rsidR="00637087" w:rsidRPr="00637087" w:rsidRDefault="00637087" w:rsidP="00637087">
      <w:pPr>
        <w:pStyle w:val="PlainText"/>
        <w:rPr>
          <w:ins w:id="551" w:author="Author" w:date="2026-01-23T09:53:00Z" w16du:dateUtc="2026-01-23T15:53:00Z"/>
          <w:rFonts w:ascii="Courier New" w:hAnsi="Courier New" w:cs="Courier New"/>
        </w:rPr>
      </w:pPr>
      <w:ins w:id="552" w:author="Author" w:date="2026-01-23T09:53:00Z" w16du:dateUtc="2026-01-23T15:53:00Z">
        <w:r w:rsidRPr="00637087">
          <w:rPr>
            <w:rFonts w:ascii="Courier New" w:hAnsi="Courier New" w:cs="Courier New"/>
          </w:rPr>
          <w:t>### 12.1 No Medical or Mental Health Services</w:t>
        </w:r>
      </w:ins>
    </w:p>
    <w:p w14:paraId="485A2E8C" w14:textId="77777777" w:rsidR="00637087" w:rsidRPr="00637087" w:rsidRDefault="00637087" w:rsidP="00637087">
      <w:pPr>
        <w:pStyle w:val="PlainText"/>
        <w:rPr>
          <w:ins w:id="553" w:author="Author" w:date="2026-01-23T09:53:00Z" w16du:dateUtc="2026-01-23T15:53:00Z"/>
          <w:rFonts w:ascii="Courier New" w:hAnsi="Courier New" w:cs="Courier New"/>
        </w:rPr>
      </w:pPr>
    </w:p>
    <w:p w14:paraId="46B87FFC" w14:textId="77777777" w:rsidR="00637087" w:rsidRPr="00637087" w:rsidRDefault="00637087" w:rsidP="00637087">
      <w:pPr>
        <w:pStyle w:val="PlainText"/>
        <w:rPr>
          <w:ins w:id="554" w:author="Author" w:date="2026-01-23T09:53:00Z" w16du:dateUtc="2026-01-23T15:53:00Z"/>
          <w:rFonts w:ascii="Courier New" w:hAnsi="Courier New" w:cs="Courier New"/>
        </w:rPr>
      </w:pPr>
      <w:ins w:id="555" w:author="Author" w:date="2026-01-23T09:53:00Z" w16du:dateUtc="2026-01-23T15:53:00Z">
        <w:r w:rsidRPr="00637087">
          <w:rPr>
            <w:rFonts w:ascii="Courier New" w:hAnsi="Courier New" w:cs="Courier New"/>
          </w:rPr>
          <w:t xml:space="preserve">The Service is designed to refuse or limit responses about health and mental health topics. However, if you interpret any Output as medical or mental health advice, **you acknowledge </w:t>
        </w:r>
        <w:proofErr w:type="gramStart"/>
        <w:r w:rsidRPr="00637087">
          <w:rPr>
            <w:rFonts w:ascii="Courier New" w:hAnsi="Courier New" w:cs="Courier New"/>
          </w:rPr>
          <w:t>that:*</w:t>
        </w:r>
        <w:proofErr w:type="gramEnd"/>
        <w:r w:rsidRPr="00637087">
          <w:rPr>
            <w:rFonts w:ascii="Courier New" w:hAnsi="Courier New" w:cs="Courier New"/>
          </w:rPr>
          <w:t>*</w:t>
        </w:r>
      </w:ins>
    </w:p>
    <w:p w14:paraId="2F12B932" w14:textId="77777777" w:rsidR="00637087" w:rsidRPr="00637087" w:rsidRDefault="00637087" w:rsidP="00637087">
      <w:pPr>
        <w:pStyle w:val="PlainText"/>
        <w:rPr>
          <w:ins w:id="556" w:author="Author" w:date="2026-01-23T09:53:00Z" w16du:dateUtc="2026-01-23T15:53:00Z"/>
          <w:rFonts w:ascii="Courier New" w:hAnsi="Courier New" w:cs="Courier New"/>
        </w:rPr>
      </w:pPr>
    </w:p>
    <w:p w14:paraId="7C57740C" w14:textId="77777777" w:rsidR="00637087" w:rsidRPr="00637087" w:rsidRDefault="00637087" w:rsidP="00637087">
      <w:pPr>
        <w:pStyle w:val="PlainText"/>
        <w:rPr>
          <w:ins w:id="557" w:author="Author" w:date="2026-01-23T09:53:00Z" w16du:dateUtc="2026-01-23T15:53:00Z"/>
          <w:rFonts w:ascii="Courier New" w:hAnsi="Courier New" w:cs="Courier New"/>
        </w:rPr>
      </w:pPr>
      <w:ins w:id="558" w:author="Author" w:date="2026-01-23T09:53:00Z" w16du:dateUtc="2026-01-23T15:53:00Z">
        <w:r w:rsidRPr="00637087">
          <w:rPr>
            <w:rFonts w:ascii="Courier New" w:hAnsi="Courier New" w:cs="Courier New"/>
          </w:rPr>
          <w:t>- Such interpretation is not intended by Starship Psychics LLC</w:t>
        </w:r>
      </w:ins>
    </w:p>
    <w:p w14:paraId="420BFC1A" w14:textId="77777777" w:rsidR="00637087" w:rsidRPr="00637087" w:rsidRDefault="00637087" w:rsidP="00637087">
      <w:pPr>
        <w:pStyle w:val="PlainText"/>
        <w:rPr>
          <w:ins w:id="559" w:author="Author" w:date="2026-01-23T09:53:00Z" w16du:dateUtc="2026-01-23T15:53:00Z"/>
          <w:rFonts w:ascii="Courier New" w:hAnsi="Courier New" w:cs="Courier New"/>
        </w:rPr>
      </w:pPr>
      <w:ins w:id="560" w:author="Author" w:date="2026-01-23T09:53:00Z" w16du:dateUtc="2026-01-23T15:53:00Z">
        <w:r w:rsidRPr="00637087">
          <w:rPr>
            <w:rFonts w:ascii="Courier New" w:hAnsi="Courier New" w:cs="Courier New"/>
          </w:rPr>
          <w:t>- No Output should be taken as medical diagnosis, treatment, or advice</w:t>
        </w:r>
      </w:ins>
    </w:p>
    <w:p w14:paraId="60D34224" w14:textId="77777777" w:rsidR="00637087" w:rsidRPr="00637087" w:rsidRDefault="00637087" w:rsidP="00637087">
      <w:pPr>
        <w:pStyle w:val="PlainText"/>
        <w:rPr>
          <w:ins w:id="561" w:author="Author" w:date="2026-01-23T09:53:00Z" w16du:dateUtc="2026-01-23T15:53:00Z"/>
          <w:rFonts w:ascii="Courier New" w:hAnsi="Courier New" w:cs="Courier New"/>
        </w:rPr>
      </w:pPr>
      <w:ins w:id="562" w:author="Author" w:date="2026-01-23T09:53:00Z" w16du:dateUtc="2026-01-23T15:53:00Z">
        <w:r w:rsidRPr="00637087">
          <w:rPr>
            <w:rFonts w:ascii="Courier New" w:hAnsi="Courier New" w:cs="Courier New"/>
          </w:rPr>
          <w:t>- No Output should be taken as mental health counseling, therapy, or diagnosis</w:t>
        </w:r>
      </w:ins>
    </w:p>
    <w:p w14:paraId="239D50F9" w14:textId="77777777" w:rsidR="00637087" w:rsidRPr="00637087" w:rsidRDefault="00637087" w:rsidP="00637087">
      <w:pPr>
        <w:pStyle w:val="PlainText"/>
        <w:rPr>
          <w:ins w:id="563" w:author="Author" w:date="2026-01-23T09:53:00Z" w16du:dateUtc="2026-01-23T15:53:00Z"/>
          <w:rFonts w:ascii="Courier New" w:hAnsi="Courier New" w:cs="Courier New"/>
        </w:rPr>
      </w:pPr>
      <w:ins w:id="564" w:author="Author" w:date="2026-01-23T09:53:00Z" w16du:dateUtc="2026-01-23T15:53:00Z">
        <w:r w:rsidRPr="00637087">
          <w:rPr>
            <w:rFonts w:ascii="Courier New" w:hAnsi="Courier New" w:cs="Courier New"/>
          </w:rPr>
          <w:t>- We do not discuss medical conditions, health problems, mental health diagnoses, treatments, neurological conditions, or health advice of any kind</w:t>
        </w:r>
      </w:ins>
    </w:p>
    <w:p w14:paraId="65381787" w14:textId="77777777" w:rsidR="00637087" w:rsidRPr="00637087" w:rsidRDefault="00637087" w:rsidP="00637087">
      <w:pPr>
        <w:pStyle w:val="PlainText"/>
        <w:rPr>
          <w:ins w:id="565" w:author="Author" w:date="2026-01-23T09:53:00Z" w16du:dateUtc="2026-01-23T15:53:00Z"/>
          <w:rFonts w:ascii="Courier New" w:hAnsi="Courier New" w:cs="Courier New"/>
        </w:rPr>
      </w:pPr>
    </w:p>
    <w:p w14:paraId="33EB834A" w14:textId="77777777" w:rsidR="00637087" w:rsidRPr="00637087" w:rsidRDefault="00637087" w:rsidP="00637087">
      <w:pPr>
        <w:pStyle w:val="PlainText"/>
        <w:rPr>
          <w:ins w:id="566" w:author="Author" w:date="2026-01-23T09:53:00Z" w16du:dateUtc="2026-01-23T15:53:00Z"/>
          <w:rFonts w:ascii="Courier New" w:hAnsi="Courier New" w:cs="Courier New"/>
        </w:rPr>
      </w:pPr>
      <w:ins w:id="567" w:author="Author" w:date="2026-01-23T09:53:00Z" w16du:dateUtc="2026-01-23T15:53:00Z">
        <w:r w:rsidRPr="00637087">
          <w:rPr>
            <w:rFonts w:ascii="Courier New" w:hAnsi="Courier New" w:cs="Courier New"/>
          </w:rPr>
          <w:t>### 12.2 Emergency Situations</w:t>
        </w:r>
      </w:ins>
    </w:p>
    <w:p w14:paraId="6D188147" w14:textId="77777777" w:rsidR="00637087" w:rsidRPr="00637087" w:rsidRDefault="00637087" w:rsidP="00637087">
      <w:pPr>
        <w:pStyle w:val="PlainText"/>
        <w:rPr>
          <w:moveTo w:id="568" w:author="Author" w:date="2026-01-23T09:53:00Z" w16du:dateUtc="2026-01-23T15:53:00Z"/>
          <w:rFonts w:ascii="Courier New" w:hAnsi="Courier New" w:cs="Courier New"/>
        </w:rPr>
      </w:pPr>
      <w:moveToRangeStart w:id="569" w:author="Author" w:date="2026-01-23T09:53:00Z" w:name="move220054443"/>
    </w:p>
    <w:p w14:paraId="60246100" w14:textId="77777777" w:rsidR="00637087" w:rsidRPr="00637087" w:rsidRDefault="00637087" w:rsidP="00637087">
      <w:pPr>
        <w:pStyle w:val="PlainText"/>
        <w:rPr>
          <w:ins w:id="570" w:author="Author" w:date="2026-01-23T09:53:00Z" w16du:dateUtc="2026-01-23T15:53:00Z"/>
          <w:rFonts w:ascii="Courier New" w:hAnsi="Courier New" w:cs="Courier New"/>
        </w:rPr>
      </w:pPr>
      <w:moveTo w:id="571" w:author="Author" w:date="2026-01-23T09:53:00Z" w16du:dateUtc="2026-01-23T15:53:00Z">
        <w:r w:rsidRPr="00637087">
          <w:rPr>
            <w:rFonts w:ascii="Courier New" w:hAnsi="Courier New" w:cs="Courier New"/>
          </w:rPr>
          <w:t xml:space="preserve">**If you are experiencing </w:t>
        </w:r>
      </w:moveTo>
      <w:moveToRangeEnd w:id="569"/>
      <w:ins w:id="572" w:author="Author" w:date="2026-01-23T09:53:00Z" w16du:dateUtc="2026-01-23T15:53:00Z">
        <w:r w:rsidRPr="00637087">
          <w:rPr>
            <w:rFonts w:ascii="Courier New" w:hAnsi="Courier New" w:cs="Courier New"/>
          </w:rPr>
          <w:t xml:space="preserve">a health or mental health emergency, do not use this </w:t>
        </w:r>
        <w:proofErr w:type="gramStart"/>
        <w:r w:rsidRPr="00637087">
          <w:rPr>
            <w:rFonts w:ascii="Courier New" w:hAnsi="Courier New" w:cs="Courier New"/>
          </w:rPr>
          <w:t>Service.*</w:t>
        </w:r>
        <w:proofErr w:type="gramEnd"/>
        <w:r w:rsidRPr="00637087">
          <w:rPr>
            <w:rFonts w:ascii="Courier New" w:hAnsi="Courier New" w:cs="Courier New"/>
          </w:rPr>
          <w:t>* Contact emergency services immediately:</w:t>
        </w:r>
      </w:ins>
    </w:p>
    <w:p w14:paraId="6EAA1F87" w14:textId="77777777" w:rsidR="00637087" w:rsidRPr="00637087" w:rsidRDefault="00637087" w:rsidP="00637087">
      <w:pPr>
        <w:pStyle w:val="PlainText"/>
        <w:rPr>
          <w:ins w:id="573" w:author="Author" w:date="2026-01-23T09:53:00Z" w16du:dateUtc="2026-01-23T15:53:00Z"/>
          <w:rFonts w:ascii="Courier New" w:hAnsi="Courier New" w:cs="Courier New"/>
        </w:rPr>
      </w:pPr>
    </w:p>
    <w:p w14:paraId="0F8878C7" w14:textId="77777777" w:rsidR="00637087" w:rsidRPr="00637087" w:rsidRDefault="00637087" w:rsidP="00637087">
      <w:pPr>
        <w:pStyle w:val="PlainText"/>
        <w:rPr>
          <w:ins w:id="574" w:author="Author" w:date="2026-01-23T09:53:00Z" w16du:dateUtc="2026-01-23T15:53:00Z"/>
          <w:rFonts w:ascii="Courier New" w:hAnsi="Courier New" w:cs="Courier New"/>
        </w:rPr>
      </w:pPr>
      <w:ins w:id="575" w:author="Author" w:date="2026-01-23T09:53:00Z" w16du:dateUtc="2026-01-23T15:53:00Z">
        <w:r w:rsidRPr="00637087">
          <w:rPr>
            <w:rFonts w:ascii="Courier New" w:hAnsi="Courier New" w:cs="Courier New"/>
          </w:rPr>
          <w:t>- **Call 911** (United States)</w:t>
        </w:r>
      </w:ins>
    </w:p>
    <w:p w14:paraId="018E3227" w14:textId="77777777" w:rsidR="00637087" w:rsidRPr="00637087" w:rsidRDefault="00637087" w:rsidP="00637087">
      <w:pPr>
        <w:pStyle w:val="PlainText"/>
        <w:rPr>
          <w:ins w:id="576" w:author="Author" w:date="2026-01-23T09:53:00Z" w16du:dateUtc="2026-01-23T15:53:00Z"/>
          <w:rFonts w:ascii="Courier New" w:hAnsi="Courier New" w:cs="Courier New"/>
        </w:rPr>
      </w:pPr>
      <w:ins w:id="577" w:author="Author" w:date="2026-01-23T09:53:00Z" w16du:dateUtc="2026-01-23T15:53:00Z">
        <w:r w:rsidRPr="00637087">
          <w:rPr>
            <w:rFonts w:ascii="Courier New" w:hAnsi="Courier New" w:cs="Courier New"/>
          </w:rPr>
          <w:t>- **Call 988** for the Suicide and Crisis Lifeline (United States)</w:t>
        </w:r>
      </w:ins>
    </w:p>
    <w:p w14:paraId="4726BD10" w14:textId="77777777" w:rsidR="00637087" w:rsidRPr="00637087" w:rsidRDefault="00637087" w:rsidP="00637087">
      <w:pPr>
        <w:pStyle w:val="PlainText"/>
        <w:rPr>
          <w:ins w:id="578" w:author="Author" w:date="2026-01-23T09:53:00Z" w16du:dateUtc="2026-01-23T15:53:00Z"/>
          <w:rFonts w:ascii="Courier New" w:hAnsi="Courier New" w:cs="Courier New"/>
        </w:rPr>
      </w:pPr>
      <w:ins w:id="579" w:author="Author" w:date="2026-01-23T09:53:00Z" w16du:dateUtc="2026-01-23T15:53:00Z">
        <w:r w:rsidRPr="00637087">
          <w:rPr>
            <w:rFonts w:ascii="Courier New" w:hAnsi="Courier New" w:cs="Courier New"/>
          </w:rPr>
          <w:t>- Contact your local emergency services</w:t>
        </w:r>
      </w:ins>
    </w:p>
    <w:p w14:paraId="342FDFD0" w14:textId="77777777" w:rsidR="00637087" w:rsidRPr="00637087" w:rsidRDefault="00637087" w:rsidP="00637087">
      <w:pPr>
        <w:pStyle w:val="PlainText"/>
        <w:rPr>
          <w:ins w:id="580" w:author="Author" w:date="2026-01-23T09:53:00Z" w16du:dateUtc="2026-01-23T15:53:00Z"/>
          <w:rFonts w:ascii="Courier New" w:hAnsi="Courier New" w:cs="Courier New"/>
        </w:rPr>
      </w:pPr>
    </w:p>
    <w:p w14:paraId="2BA9FB11" w14:textId="77777777" w:rsidR="00637087" w:rsidRPr="00637087" w:rsidRDefault="00637087" w:rsidP="00637087">
      <w:pPr>
        <w:pStyle w:val="PlainText"/>
        <w:rPr>
          <w:ins w:id="581" w:author="Author" w:date="2026-01-23T09:53:00Z" w16du:dateUtc="2026-01-23T15:53:00Z"/>
          <w:rFonts w:ascii="Courier New" w:hAnsi="Courier New" w:cs="Courier New"/>
        </w:rPr>
      </w:pPr>
      <w:ins w:id="582" w:author="Author" w:date="2026-01-23T09:53:00Z" w16du:dateUtc="2026-01-23T15:53:00Z">
        <w:r w:rsidRPr="00637087">
          <w:rPr>
            <w:rFonts w:ascii="Courier New" w:hAnsi="Courier New" w:cs="Courier New"/>
          </w:rPr>
          <w:t>### 12.3 Professional Consultation Required</w:t>
        </w:r>
      </w:ins>
    </w:p>
    <w:p w14:paraId="3311801C" w14:textId="77777777" w:rsidR="00637087" w:rsidRPr="00637087" w:rsidRDefault="00637087" w:rsidP="00637087">
      <w:pPr>
        <w:pStyle w:val="PlainText"/>
        <w:rPr>
          <w:ins w:id="583" w:author="Author" w:date="2026-01-23T09:53:00Z" w16du:dateUtc="2026-01-23T15:53:00Z"/>
          <w:rFonts w:ascii="Courier New" w:hAnsi="Courier New" w:cs="Courier New"/>
        </w:rPr>
      </w:pPr>
    </w:p>
    <w:p w14:paraId="416C9035" w14:textId="77777777" w:rsidR="00637087" w:rsidRPr="00637087" w:rsidRDefault="00637087" w:rsidP="00637087">
      <w:pPr>
        <w:pStyle w:val="PlainText"/>
        <w:rPr>
          <w:ins w:id="584" w:author="Author" w:date="2026-01-23T09:53:00Z" w16du:dateUtc="2026-01-23T15:53:00Z"/>
          <w:rFonts w:ascii="Courier New" w:hAnsi="Courier New" w:cs="Courier New"/>
        </w:rPr>
      </w:pPr>
      <w:ins w:id="585" w:author="Author" w:date="2026-01-23T09:53:00Z" w16du:dateUtc="2026-01-23T15:53:00Z">
        <w:r w:rsidRPr="00637087">
          <w:rPr>
            <w:rFonts w:ascii="Courier New" w:hAnsi="Courier New" w:cs="Courier New"/>
          </w:rPr>
          <w:t>For any health or mental health concerns, you must consult a qualified, licensed healthcare professional. The Service is not a substitute for professional medical or psychological care.</w:t>
        </w:r>
      </w:ins>
    </w:p>
    <w:p w14:paraId="7CE51984" w14:textId="77777777" w:rsidR="00637087" w:rsidRPr="00637087" w:rsidRDefault="00637087" w:rsidP="00637087">
      <w:pPr>
        <w:pStyle w:val="PlainText"/>
        <w:rPr>
          <w:ins w:id="586" w:author="Author" w:date="2026-01-23T09:53:00Z" w16du:dateUtc="2026-01-23T15:53:00Z"/>
          <w:rFonts w:ascii="Courier New" w:hAnsi="Courier New" w:cs="Courier New"/>
        </w:rPr>
      </w:pPr>
    </w:p>
    <w:p w14:paraId="7C10DC1A" w14:textId="77777777" w:rsidR="00637087" w:rsidRPr="00637087" w:rsidRDefault="00637087" w:rsidP="00637087">
      <w:pPr>
        <w:pStyle w:val="PlainText"/>
        <w:rPr>
          <w:ins w:id="587" w:author="Author" w:date="2026-01-23T09:53:00Z" w16du:dateUtc="2026-01-23T15:53:00Z"/>
          <w:rFonts w:ascii="Courier New" w:hAnsi="Courier New" w:cs="Courier New"/>
        </w:rPr>
      </w:pPr>
      <w:ins w:id="588" w:author="Author" w:date="2026-01-23T09:53:00Z" w16du:dateUtc="2026-01-23T15:53:00Z">
        <w:r w:rsidRPr="00637087">
          <w:rPr>
            <w:rFonts w:ascii="Courier New" w:hAnsi="Courier New" w:cs="Courier New"/>
          </w:rPr>
          <w:t>---</w:t>
        </w:r>
      </w:ins>
    </w:p>
    <w:p w14:paraId="2DD8DB17" w14:textId="77777777" w:rsidR="00637087" w:rsidRPr="00637087" w:rsidRDefault="00637087" w:rsidP="00637087">
      <w:pPr>
        <w:pStyle w:val="PlainText"/>
        <w:rPr>
          <w:ins w:id="589" w:author="Author" w:date="2026-01-23T09:53:00Z" w16du:dateUtc="2026-01-23T15:53:00Z"/>
          <w:rFonts w:ascii="Courier New" w:hAnsi="Courier New" w:cs="Courier New"/>
        </w:rPr>
      </w:pPr>
    </w:p>
    <w:p w14:paraId="7359CEC1" w14:textId="4E9CCC78" w:rsidR="00637087" w:rsidRPr="00637087" w:rsidRDefault="00637087" w:rsidP="00637087">
      <w:pPr>
        <w:pStyle w:val="PlainText"/>
        <w:rPr>
          <w:rFonts w:ascii="Courier New" w:hAnsi="Courier New" w:cs="Courier New"/>
        </w:rPr>
      </w:pPr>
      <w:ins w:id="590" w:author="Author" w:date="2026-01-23T09:53:00Z" w16du:dateUtc="2026-01-23T15:53:00Z">
        <w:r w:rsidRPr="00637087">
          <w:rPr>
            <w:rFonts w:ascii="Courier New" w:hAnsi="Courier New" w:cs="Courier New"/>
          </w:rPr>
          <w:t xml:space="preserve">## 13. </w:t>
        </w:r>
      </w:ins>
      <w:r w:rsidRPr="00637087">
        <w:rPr>
          <w:rFonts w:ascii="Courier New" w:hAnsi="Courier New" w:cs="Courier New"/>
        </w:rPr>
        <w:t>Data Collection</w:t>
      </w:r>
      <w:del w:id="591" w:author="Author" w:date="2026-01-23T09:53:00Z" w16du:dateUtc="2026-01-23T15:53:00Z">
        <w:r w:rsidR="00710F67" w:rsidRPr="00710F67">
          <w:rPr>
            <w:rFonts w:ascii="Courier New" w:hAnsi="Courier New" w:cs="Courier New"/>
          </w:rPr>
          <w:delText xml:space="preserve"> and</w:delText>
        </w:r>
      </w:del>
      <w:ins w:id="592" w:author="Author" w:date="2026-01-23T09:53:00Z" w16du:dateUtc="2026-01-23T15:53:00Z">
        <w:r w:rsidRPr="00637087">
          <w:rPr>
            <w:rFonts w:ascii="Courier New" w:hAnsi="Courier New" w:cs="Courier New"/>
          </w:rPr>
          <w:t>,</w:t>
        </w:r>
      </w:ins>
      <w:r w:rsidRPr="00637087">
        <w:rPr>
          <w:rFonts w:ascii="Courier New" w:hAnsi="Courier New" w:cs="Courier New"/>
        </w:rPr>
        <w:t xml:space="preserve"> Privacy</w:t>
      </w:r>
      <w:ins w:id="593" w:author="Author" w:date="2026-01-23T09:53:00Z" w16du:dateUtc="2026-01-23T15:53:00Z">
        <w:r w:rsidRPr="00637087">
          <w:rPr>
            <w:rFonts w:ascii="Courier New" w:hAnsi="Courier New" w:cs="Courier New"/>
          </w:rPr>
          <w:t xml:space="preserve">, and </w:t>
        </w:r>
        <w:proofErr w:type="spellStart"/>
        <w:r w:rsidRPr="00637087">
          <w:rPr>
            <w:rFonts w:ascii="Courier New" w:hAnsi="Courier New" w:cs="Courier New"/>
          </w:rPr>
          <w:t>Subprocessors</w:t>
        </w:r>
      </w:ins>
      <w:proofErr w:type="spellEnd"/>
    </w:p>
    <w:p w14:paraId="575DB44E" w14:textId="77777777" w:rsidR="00637087" w:rsidRPr="00637087" w:rsidRDefault="00637087" w:rsidP="00637087">
      <w:pPr>
        <w:pStyle w:val="PlainText"/>
        <w:rPr>
          <w:ins w:id="594" w:author="Author" w:date="2026-01-23T09:53:00Z" w16du:dateUtc="2026-01-23T15:53:00Z"/>
          <w:rFonts w:ascii="Courier New" w:hAnsi="Courier New" w:cs="Courier New"/>
        </w:rPr>
      </w:pPr>
    </w:p>
    <w:p w14:paraId="40DAE748" w14:textId="77777777" w:rsidR="00637087" w:rsidRPr="00637087" w:rsidRDefault="00637087" w:rsidP="00637087">
      <w:pPr>
        <w:pStyle w:val="PlainText"/>
        <w:rPr>
          <w:ins w:id="595" w:author="Author" w:date="2026-01-23T09:53:00Z" w16du:dateUtc="2026-01-23T15:53:00Z"/>
          <w:rFonts w:ascii="Courier New" w:hAnsi="Courier New" w:cs="Courier New"/>
        </w:rPr>
      </w:pPr>
      <w:ins w:id="596" w:author="Author" w:date="2026-01-23T09:53:00Z" w16du:dateUtc="2026-01-23T15:53:00Z">
        <w:r w:rsidRPr="00637087">
          <w:rPr>
            <w:rFonts w:ascii="Courier New" w:hAnsi="Courier New" w:cs="Courier New"/>
          </w:rPr>
          <w:t>### 13.1 Privacy Policy</w:t>
        </w:r>
      </w:ins>
    </w:p>
    <w:p w14:paraId="28E791EB" w14:textId="77777777" w:rsidR="00637087" w:rsidRPr="00637087" w:rsidRDefault="00637087" w:rsidP="00637087">
      <w:pPr>
        <w:pStyle w:val="PlainText"/>
        <w:rPr>
          <w:rFonts w:ascii="Courier New" w:hAnsi="Courier New" w:cs="Courier New"/>
        </w:rPr>
      </w:pPr>
    </w:p>
    <w:p w14:paraId="6E176065" w14:textId="77777777" w:rsidR="00710F67" w:rsidRPr="00710F67" w:rsidRDefault="00637087" w:rsidP="00710F67">
      <w:pPr>
        <w:pStyle w:val="PlainText"/>
        <w:rPr>
          <w:del w:id="597" w:author="Author" w:date="2026-01-23T09:53:00Z" w16du:dateUtc="2026-01-23T15:53:00Z"/>
          <w:rFonts w:ascii="Courier New" w:hAnsi="Courier New" w:cs="Courier New"/>
        </w:rPr>
      </w:pPr>
      <w:r w:rsidRPr="00637087">
        <w:rPr>
          <w:rFonts w:ascii="Courier New" w:hAnsi="Courier New" w:cs="Courier New"/>
        </w:rPr>
        <w:t xml:space="preserve">Your use of this Service is </w:t>
      </w:r>
      <w:del w:id="598" w:author="Author" w:date="2026-01-23T09:53:00Z" w16du:dateUtc="2026-01-23T15:53:00Z">
        <w:r w:rsidR="00710F67" w:rsidRPr="00710F67">
          <w:rPr>
            <w:rFonts w:ascii="Courier New" w:hAnsi="Courier New" w:cs="Courier New"/>
          </w:rPr>
          <w:delText xml:space="preserve">also </w:delText>
        </w:r>
      </w:del>
      <w:r w:rsidRPr="00637087">
        <w:rPr>
          <w:rFonts w:ascii="Courier New" w:hAnsi="Courier New" w:cs="Courier New"/>
        </w:rPr>
        <w:t>governed by our Privacy Policy</w:t>
      </w:r>
      <w:del w:id="599" w:author="Author" w:date="2026-01-23T09:53:00Z" w16du:dateUtc="2026-01-23T15:53:00Z">
        <w:r w:rsidR="00710F67" w:rsidRPr="00710F67">
          <w:rPr>
            <w:rFonts w:ascii="Courier New" w:hAnsi="Courier New" w:cs="Courier New"/>
          </w:rPr>
          <w:delText>.</w:delText>
        </w:r>
      </w:del>
      <w:ins w:id="600" w:author="Author" w:date="2026-01-23T09:53:00Z" w16du:dateUtc="2026-01-23T15:53:00Z">
        <w:r w:rsidRPr="00637087">
          <w:rPr>
            <w:rFonts w:ascii="Courier New" w:hAnsi="Courier New" w:cs="Courier New"/>
          </w:rPr>
          <w:t>, available at [Privacy Policy URL].</w:t>
        </w:r>
      </w:ins>
      <w:r w:rsidRPr="00637087">
        <w:rPr>
          <w:rFonts w:ascii="Courier New" w:hAnsi="Courier New" w:cs="Courier New"/>
        </w:rPr>
        <w:t xml:space="preserve"> By using this Service, you consent to</w:t>
      </w:r>
      <w:del w:id="601" w:author="Author" w:date="2026-01-23T09:53:00Z" w16du:dateUtc="2026-01-23T15:53:00Z">
        <w:r w:rsidR="00710F67" w:rsidRPr="00710F67">
          <w:rPr>
            <w:rFonts w:ascii="Courier New" w:hAnsi="Courier New" w:cs="Courier New"/>
          </w:rPr>
          <w:delText>:</w:delText>
        </w:r>
      </w:del>
    </w:p>
    <w:p w14:paraId="11D9F662" w14:textId="77777777" w:rsidR="00710F67" w:rsidRPr="00710F67" w:rsidRDefault="00710F67" w:rsidP="00710F67">
      <w:pPr>
        <w:pStyle w:val="PlainText"/>
        <w:rPr>
          <w:del w:id="602" w:author="Author" w:date="2026-01-23T09:53:00Z" w16du:dateUtc="2026-01-23T15:53:00Z"/>
          <w:rFonts w:ascii="Courier New" w:hAnsi="Courier New" w:cs="Courier New"/>
        </w:rPr>
      </w:pPr>
    </w:p>
    <w:p w14:paraId="56D5B944" w14:textId="71CDD275" w:rsidR="00637087" w:rsidRPr="00637087" w:rsidRDefault="00710F67" w:rsidP="00637087">
      <w:pPr>
        <w:pStyle w:val="PlainText"/>
        <w:rPr>
          <w:rFonts w:ascii="Courier New" w:hAnsi="Courier New" w:cs="Courier New"/>
        </w:rPr>
      </w:pPr>
      <w:del w:id="603" w:author="Author" w:date="2026-01-23T09:53:00Z" w16du:dateUtc="2026-01-23T15:53:00Z">
        <w:r w:rsidRPr="00710F67">
          <w:rPr>
            <w:rFonts w:ascii="Courier New" w:hAnsi="Courier New" w:cs="Courier New"/>
          </w:rPr>
          <w:delText xml:space="preserve">- Collection and use of your personal information as </w:delText>
        </w:r>
      </w:del>
      <w:ins w:id="604" w:author="Author" w:date="2026-01-23T09:53:00Z" w16du:dateUtc="2026-01-23T15:53:00Z">
        <w:r w:rsidR="00637087" w:rsidRPr="00637087">
          <w:rPr>
            <w:rFonts w:ascii="Courier New" w:hAnsi="Courier New" w:cs="Courier New"/>
          </w:rPr>
          <w:t xml:space="preserve"> the data practices </w:t>
        </w:r>
      </w:ins>
      <w:r w:rsidR="00637087" w:rsidRPr="00637087">
        <w:rPr>
          <w:rFonts w:ascii="Courier New" w:hAnsi="Courier New" w:cs="Courier New"/>
        </w:rPr>
        <w:t>described in our Privacy Policy</w:t>
      </w:r>
      <w:ins w:id="605" w:author="Author" w:date="2026-01-23T09:53:00Z" w16du:dateUtc="2026-01-23T15:53:00Z">
        <w:r w:rsidR="00637087" w:rsidRPr="00637087">
          <w:rPr>
            <w:rFonts w:ascii="Courier New" w:hAnsi="Courier New" w:cs="Courier New"/>
          </w:rPr>
          <w:t>.</w:t>
        </w:r>
      </w:ins>
    </w:p>
    <w:p w14:paraId="603137D3" w14:textId="000FCFF0" w:rsidR="00637087" w:rsidRPr="00637087" w:rsidRDefault="00710F67" w:rsidP="00637087">
      <w:pPr>
        <w:pStyle w:val="PlainText"/>
        <w:rPr>
          <w:ins w:id="606" w:author="Author" w:date="2026-01-23T09:53:00Z" w16du:dateUtc="2026-01-23T15:53:00Z"/>
          <w:rFonts w:ascii="Courier New" w:hAnsi="Courier New" w:cs="Courier New"/>
        </w:rPr>
      </w:pPr>
      <w:del w:id="607" w:author="Author" w:date="2026-01-23T09:53:00Z" w16du:dateUtc="2026-01-23T15:53:00Z">
        <w:r w:rsidRPr="00710F67">
          <w:rPr>
            <w:rFonts w:ascii="Courier New" w:hAnsi="Courier New" w:cs="Courier New"/>
          </w:rPr>
          <w:delText>- Sharing</w:delText>
        </w:r>
      </w:del>
    </w:p>
    <w:p w14:paraId="5B37767D" w14:textId="77777777" w:rsidR="00637087" w:rsidRPr="00637087" w:rsidRDefault="00637087" w:rsidP="00637087">
      <w:pPr>
        <w:pStyle w:val="PlainText"/>
        <w:rPr>
          <w:ins w:id="608" w:author="Author" w:date="2026-01-23T09:53:00Z" w16du:dateUtc="2026-01-23T15:53:00Z"/>
          <w:rFonts w:ascii="Courier New" w:hAnsi="Courier New" w:cs="Courier New"/>
        </w:rPr>
      </w:pPr>
      <w:ins w:id="609" w:author="Author" w:date="2026-01-23T09:53:00Z" w16du:dateUtc="2026-01-23T15:53:00Z">
        <w:r w:rsidRPr="00637087">
          <w:rPr>
            <w:rFonts w:ascii="Courier New" w:hAnsi="Courier New" w:cs="Courier New"/>
          </w:rPr>
          <w:t>### 13.2 Data We Collect</w:t>
        </w:r>
      </w:ins>
    </w:p>
    <w:p w14:paraId="79C97545" w14:textId="77777777" w:rsidR="00637087" w:rsidRPr="00637087" w:rsidRDefault="00637087" w:rsidP="00637087">
      <w:pPr>
        <w:pStyle w:val="PlainText"/>
        <w:rPr>
          <w:ins w:id="610" w:author="Author" w:date="2026-01-23T09:53:00Z" w16du:dateUtc="2026-01-23T15:53:00Z"/>
          <w:rFonts w:ascii="Courier New" w:hAnsi="Courier New" w:cs="Courier New"/>
        </w:rPr>
      </w:pPr>
    </w:p>
    <w:p w14:paraId="40A4CC6E" w14:textId="79A8E05C" w:rsidR="00637087" w:rsidRPr="00637087" w:rsidRDefault="00637087" w:rsidP="00637087">
      <w:pPr>
        <w:pStyle w:val="PlainText"/>
        <w:rPr>
          <w:ins w:id="611" w:author="Author" w:date="2026-01-23T09:53:00Z" w16du:dateUtc="2026-01-23T15:53:00Z"/>
          <w:rFonts w:ascii="Courier New" w:hAnsi="Courier New" w:cs="Courier New"/>
        </w:rPr>
      </w:pPr>
      <w:ins w:id="612" w:author="Author" w:date="2026-01-23T09:53:00Z" w16du:dateUtc="2026-01-23T15:53:00Z">
        <w:r w:rsidRPr="00637087">
          <w:rPr>
            <w:rFonts w:ascii="Courier New" w:hAnsi="Courier New" w:cs="Courier New"/>
          </w:rPr>
          <w:t>We collect the following categories</w:t>
        </w:r>
      </w:ins>
      <w:r w:rsidRPr="00637087">
        <w:rPr>
          <w:rFonts w:ascii="Courier New" w:hAnsi="Courier New" w:cs="Courier New"/>
        </w:rPr>
        <w:t xml:space="preserve"> of </w:t>
      </w:r>
      <w:del w:id="613" w:author="Author" w:date="2026-01-23T09:53:00Z" w16du:dateUtc="2026-01-23T15:53:00Z">
        <w:r w:rsidR="00710F67" w:rsidRPr="00710F67">
          <w:rPr>
            <w:rFonts w:ascii="Courier New" w:hAnsi="Courier New" w:cs="Courier New"/>
          </w:rPr>
          <w:delText xml:space="preserve">certain information with </w:delText>
        </w:r>
      </w:del>
      <w:ins w:id="614" w:author="Author" w:date="2026-01-23T09:53:00Z" w16du:dateUtc="2026-01-23T15:53:00Z">
        <w:r w:rsidRPr="00637087">
          <w:rPr>
            <w:rFonts w:ascii="Courier New" w:hAnsi="Courier New" w:cs="Courier New"/>
          </w:rPr>
          <w:t>data:</w:t>
        </w:r>
      </w:ins>
    </w:p>
    <w:p w14:paraId="0D437540" w14:textId="77777777" w:rsidR="00637087" w:rsidRPr="00637087" w:rsidRDefault="00637087" w:rsidP="00637087">
      <w:pPr>
        <w:pStyle w:val="PlainText"/>
        <w:rPr>
          <w:ins w:id="615" w:author="Author" w:date="2026-01-23T09:53:00Z" w16du:dateUtc="2026-01-23T15:53:00Z"/>
          <w:rFonts w:ascii="Courier New" w:hAnsi="Courier New" w:cs="Courier New"/>
        </w:rPr>
      </w:pPr>
    </w:p>
    <w:p w14:paraId="6FF5D131" w14:textId="77777777" w:rsidR="00637087" w:rsidRPr="00637087" w:rsidRDefault="00637087" w:rsidP="00637087">
      <w:pPr>
        <w:pStyle w:val="PlainText"/>
        <w:rPr>
          <w:ins w:id="616" w:author="Author" w:date="2026-01-23T09:53:00Z" w16du:dateUtc="2026-01-23T15:53:00Z"/>
          <w:rFonts w:ascii="Courier New" w:hAnsi="Courier New" w:cs="Courier New"/>
        </w:rPr>
      </w:pPr>
      <w:ins w:id="617" w:author="Author" w:date="2026-01-23T09:53:00Z" w16du:dateUtc="2026-01-23T15:53:00Z">
        <w:r w:rsidRPr="00637087">
          <w:rPr>
            <w:rFonts w:ascii="Courier New" w:hAnsi="Courier New" w:cs="Courier New"/>
          </w:rPr>
          <w:t>- **Account Information**: Email address, username, password (encrypted), profile settings</w:t>
        </w:r>
      </w:ins>
    </w:p>
    <w:p w14:paraId="446746CD" w14:textId="5EB40FC6" w:rsidR="00637087" w:rsidRPr="00637087" w:rsidRDefault="00637087" w:rsidP="00637087">
      <w:pPr>
        <w:pStyle w:val="PlainText"/>
        <w:rPr>
          <w:rFonts w:ascii="Courier New" w:hAnsi="Courier New" w:cs="Courier New"/>
        </w:rPr>
      </w:pPr>
      <w:ins w:id="618" w:author="Author" w:date="2026-01-23T09:53:00Z" w16du:dateUtc="2026-01-23T15:53:00Z">
        <w:r w:rsidRPr="00637087">
          <w:rPr>
            <w:rFonts w:ascii="Courier New" w:hAnsi="Courier New" w:cs="Courier New"/>
          </w:rPr>
          <w:t xml:space="preserve">- **Billing Information**: Payment method details, transaction history (processed by </w:t>
        </w:r>
      </w:ins>
      <w:r w:rsidRPr="00637087">
        <w:rPr>
          <w:rFonts w:ascii="Courier New" w:hAnsi="Courier New" w:cs="Courier New"/>
        </w:rPr>
        <w:t xml:space="preserve">third-party </w:t>
      </w:r>
      <w:del w:id="619" w:author="Author" w:date="2026-01-23T09:53:00Z" w16du:dateUtc="2026-01-23T15:53:00Z">
        <w:r w:rsidR="00710F67" w:rsidRPr="00710F67">
          <w:rPr>
            <w:rFonts w:ascii="Courier New" w:hAnsi="Courier New" w:cs="Courier New"/>
          </w:rPr>
          <w:delText>service providers</w:delText>
        </w:r>
      </w:del>
      <w:ins w:id="620" w:author="Author" w:date="2026-01-23T09:53:00Z" w16du:dateUtc="2026-01-23T15:53:00Z">
        <w:r w:rsidRPr="00637087">
          <w:rPr>
            <w:rFonts w:ascii="Courier New" w:hAnsi="Courier New" w:cs="Courier New"/>
          </w:rPr>
          <w:t>payment processors)</w:t>
        </w:r>
      </w:ins>
    </w:p>
    <w:p w14:paraId="49140602" w14:textId="3CCE0B34" w:rsidR="00637087" w:rsidRPr="00637087" w:rsidRDefault="00710F67" w:rsidP="00637087">
      <w:pPr>
        <w:pStyle w:val="PlainText"/>
        <w:rPr>
          <w:ins w:id="621" w:author="Author" w:date="2026-01-23T09:53:00Z" w16du:dateUtc="2026-01-23T15:53:00Z"/>
          <w:rFonts w:ascii="Courier New" w:hAnsi="Courier New" w:cs="Courier New"/>
        </w:rPr>
      </w:pPr>
      <w:del w:id="622" w:author="Author" w:date="2026-01-23T09:53:00Z" w16du:dateUtc="2026-01-23T15:53:00Z">
        <w:r w:rsidRPr="00710F67">
          <w:rPr>
            <w:rFonts w:ascii="Courier New" w:hAnsi="Courier New" w:cs="Courier New"/>
          </w:rPr>
          <w:delText>- Encryption</w:delText>
        </w:r>
      </w:del>
      <w:ins w:id="623" w:author="Author" w:date="2026-01-23T09:53:00Z" w16du:dateUtc="2026-01-23T15:53:00Z">
        <w:r w:rsidR="00637087" w:rsidRPr="00637087">
          <w:rPr>
            <w:rFonts w:ascii="Courier New" w:hAnsi="Courier New" w:cs="Courier New"/>
          </w:rPr>
          <w:t>- **Usage Data**: Interaction logs, feature usage, session data, device information</w:t>
        </w:r>
      </w:ins>
    </w:p>
    <w:p w14:paraId="203744E8" w14:textId="77777777" w:rsidR="00637087" w:rsidRPr="00637087" w:rsidRDefault="00637087" w:rsidP="00637087">
      <w:pPr>
        <w:pStyle w:val="PlainText"/>
        <w:rPr>
          <w:ins w:id="624" w:author="Author" w:date="2026-01-23T09:53:00Z" w16du:dateUtc="2026-01-23T15:53:00Z"/>
          <w:rFonts w:ascii="Courier New" w:hAnsi="Courier New" w:cs="Courier New"/>
        </w:rPr>
      </w:pPr>
      <w:ins w:id="625" w:author="Author" w:date="2026-01-23T09:53:00Z" w16du:dateUtc="2026-01-23T15:53:00Z">
        <w:r w:rsidRPr="00637087">
          <w:rPr>
            <w:rFonts w:ascii="Courier New" w:hAnsi="Courier New" w:cs="Courier New"/>
          </w:rPr>
          <w:t>- **User Content**: Messages, prompts, conversation history</w:t>
        </w:r>
      </w:ins>
    </w:p>
    <w:p w14:paraId="035B4B61" w14:textId="77777777" w:rsidR="00637087" w:rsidRPr="00637087" w:rsidRDefault="00637087" w:rsidP="00637087">
      <w:pPr>
        <w:pStyle w:val="PlainText"/>
        <w:rPr>
          <w:ins w:id="626" w:author="Author" w:date="2026-01-23T09:53:00Z" w16du:dateUtc="2026-01-23T15:53:00Z"/>
          <w:rFonts w:ascii="Courier New" w:hAnsi="Courier New" w:cs="Courier New"/>
        </w:rPr>
      </w:pPr>
      <w:ins w:id="627" w:author="Author" w:date="2026-01-23T09:53:00Z" w16du:dateUtc="2026-01-23T15:53:00Z">
        <w:r w:rsidRPr="00637087">
          <w:rPr>
            <w:rFonts w:ascii="Courier New" w:hAnsi="Courier New" w:cs="Courier New"/>
          </w:rPr>
          <w:t>- **Technical Data**: IP addresses, browser type, operating system, error logs</w:t>
        </w:r>
      </w:ins>
    </w:p>
    <w:p w14:paraId="60678C92" w14:textId="77777777" w:rsidR="00637087" w:rsidRPr="00637087" w:rsidRDefault="00637087" w:rsidP="00637087">
      <w:pPr>
        <w:pStyle w:val="PlainText"/>
        <w:rPr>
          <w:ins w:id="628" w:author="Author" w:date="2026-01-23T09:53:00Z" w16du:dateUtc="2026-01-23T15:53:00Z"/>
          <w:rFonts w:ascii="Courier New" w:hAnsi="Courier New" w:cs="Courier New"/>
        </w:rPr>
      </w:pPr>
    </w:p>
    <w:p w14:paraId="7F88B00D" w14:textId="77777777" w:rsidR="00637087" w:rsidRPr="00637087" w:rsidRDefault="00637087" w:rsidP="00637087">
      <w:pPr>
        <w:pStyle w:val="PlainText"/>
        <w:rPr>
          <w:ins w:id="629" w:author="Author" w:date="2026-01-23T09:53:00Z" w16du:dateUtc="2026-01-23T15:53:00Z"/>
          <w:rFonts w:ascii="Courier New" w:hAnsi="Courier New" w:cs="Courier New"/>
        </w:rPr>
      </w:pPr>
      <w:ins w:id="630" w:author="Author" w:date="2026-01-23T09:53:00Z" w16du:dateUtc="2026-01-23T15:53:00Z">
        <w:r w:rsidRPr="00637087">
          <w:rPr>
            <w:rFonts w:ascii="Courier New" w:hAnsi="Courier New" w:cs="Courier New"/>
          </w:rPr>
          <w:t>### 13.3 Data Retention</w:t>
        </w:r>
      </w:ins>
    </w:p>
    <w:p w14:paraId="39D6DBF5" w14:textId="77777777" w:rsidR="00637087" w:rsidRPr="00637087" w:rsidRDefault="00637087" w:rsidP="00637087">
      <w:pPr>
        <w:pStyle w:val="PlainText"/>
        <w:rPr>
          <w:ins w:id="631" w:author="Author" w:date="2026-01-23T09:53:00Z" w16du:dateUtc="2026-01-23T15:53:00Z"/>
          <w:rFonts w:ascii="Courier New" w:hAnsi="Courier New" w:cs="Courier New"/>
        </w:rPr>
      </w:pPr>
    </w:p>
    <w:p w14:paraId="02C11BF3" w14:textId="77777777" w:rsidR="00637087" w:rsidRPr="00637087" w:rsidRDefault="00637087" w:rsidP="00637087">
      <w:pPr>
        <w:pStyle w:val="PlainText"/>
        <w:rPr>
          <w:ins w:id="632" w:author="Author" w:date="2026-01-23T09:53:00Z" w16du:dateUtc="2026-01-23T15:53:00Z"/>
          <w:rFonts w:ascii="Courier New" w:hAnsi="Courier New" w:cs="Courier New"/>
        </w:rPr>
      </w:pPr>
      <w:ins w:id="633" w:author="Author" w:date="2026-01-23T09:53:00Z" w16du:dateUtc="2026-01-23T15:53:00Z">
        <w:r w:rsidRPr="00637087">
          <w:rPr>
            <w:rFonts w:ascii="Courier New" w:hAnsi="Courier New" w:cs="Courier New"/>
          </w:rPr>
          <w:t>We retain different categories of data for different purposes:</w:t>
        </w:r>
      </w:ins>
    </w:p>
    <w:p w14:paraId="4559F9DE" w14:textId="77777777" w:rsidR="00637087" w:rsidRPr="00637087" w:rsidRDefault="00637087" w:rsidP="00637087">
      <w:pPr>
        <w:pStyle w:val="PlainText"/>
        <w:rPr>
          <w:ins w:id="634" w:author="Author" w:date="2026-01-23T09:53:00Z" w16du:dateUtc="2026-01-23T15:53:00Z"/>
          <w:rFonts w:ascii="Courier New" w:hAnsi="Courier New" w:cs="Courier New"/>
        </w:rPr>
      </w:pPr>
    </w:p>
    <w:p w14:paraId="27D38328" w14:textId="77777777" w:rsidR="00637087" w:rsidRPr="00637087" w:rsidRDefault="00637087" w:rsidP="00637087">
      <w:pPr>
        <w:pStyle w:val="PlainText"/>
        <w:rPr>
          <w:ins w:id="635" w:author="Author" w:date="2026-01-23T09:53:00Z" w16du:dateUtc="2026-01-23T15:53:00Z"/>
          <w:rFonts w:ascii="Courier New" w:hAnsi="Courier New" w:cs="Courier New"/>
        </w:rPr>
      </w:pPr>
      <w:ins w:id="636" w:author="Author" w:date="2026-01-23T09:53:00Z" w16du:dateUtc="2026-01-23T15:53:00Z">
        <w:r w:rsidRPr="00637087">
          <w:rPr>
            <w:rFonts w:ascii="Courier New" w:hAnsi="Courier New" w:cs="Courier New"/>
          </w:rPr>
          <w:t>- **Billing Records**: Retained for tax</w:t>
        </w:r>
      </w:ins>
      <w:r w:rsidRPr="00637087">
        <w:rPr>
          <w:rFonts w:ascii="Courier New" w:hAnsi="Courier New" w:cs="Courier New"/>
        </w:rPr>
        <w:t xml:space="preserve"> and </w:t>
      </w:r>
      <w:ins w:id="637" w:author="Author" w:date="2026-01-23T09:53:00Z" w16du:dateUtc="2026-01-23T15:53:00Z">
        <w:r w:rsidRPr="00637087">
          <w:rPr>
            <w:rFonts w:ascii="Courier New" w:hAnsi="Courier New" w:cs="Courier New"/>
          </w:rPr>
          <w:t>accounting compliance as required by law (typically 7 years)</w:t>
        </w:r>
      </w:ins>
    </w:p>
    <w:p w14:paraId="785B6746" w14:textId="47908F6D" w:rsidR="00637087" w:rsidRPr="00637087" w:rsidRDefault="00637087" w:rsidP="00637087">
      <w:pPr>
        <w:pStyle w:val="PlainText"/>
        <w:rPr>
          <w:ins w:id="638" w:author="Author" w:date="2026-01-23T09:53:00Z" w16du:dateUtc="2026-01-23T15:53:00Z"/>
          <w:rFonts w:ascii="Courier New" w:hAnsi="Courier New" w:cs="Courier New"/>
        </w:rPr>
      </w:pPr>
      <w:ins w:id="639" w:author="Author" w:date="2026-01-23T09:53:00Z" w16du:dateUtc="2026-01-23T15:53:00Z">
        <w:r w:rsidRPr="00637087">
          <w:rPr>
            <w:rFonts w:ascii="Courier New" w:hAnsi="Courier New" w:cs="Courier New"/>
          </w:rPr>
          <w:t xml:space="preserve">- **Security Logs**: Retained for </w:t>
        </w:r>
      </w:ins>
      <w:r w:rsidRPr="00637087">
        <w:rPr>
          <w:rFonts w:ascii="Courier New" w:hAnsi="Courier New" w:cs="Courier New"/>
        </w:rPr>
        <w:t>security</w:t>
      </w:r>
      <w:del w:id="640" w:author="Author" w:date="2026-01-23T09:53:00Z" w16du:dateUtc="2026-01-23T15:53:00Z">
        <w:r w:rsidR="00710F67" w:rsidRPr="00710F67">
          <w:rPr>
            <w:rFonts w:ascii="Courier New" w:hAnsi="Courier New" w:cs="Courier New"/>
          </w:rPr>
          <w:delText xml:space="preserve"> measures</w:delText>
        </w:r>
      </w:del>
      <w:ins w:id="641" w:author="Author" w:date="2026-01-23T09:53:00Z" w16du:dateUtc="2026-01-23T15:53:00Z">
        <w:r w:rsidRPr="00637087">
          <w:rPr>
            <w:rFonts w:ascii="Courier New" w:hAnsi="Courier New" w:cs="Courier New"/>
          </w:rPr>
          <w:t>, fraud prevention, and legal compliance purposes</w:t>
        </w:r>
      </w:ins>
    </w:p>
    <w:p w14:paraId="6595EF26" w14:textId="77777777" w:rsidR="00637087" w:rsidRPr="00637087" w:rsidRDefault="00637087" w:rsidP="00637087">
      <w:pPr>
        <w:pStyle w:val="PlainText"/>
        <w:rPr>
          <w:ins w:id="642" w:author="Author" w:date="2026-01-23T09:53:00Z" w16du:dateUtc="2026-01-23T15:53:00Z"/>
          <w:rFonts w:ascii="Courier New" w:hAnsi="Courier New" w:cs="Courier New"/>
        </w:rPr>
      </w:pPr>
      <w:ins w:id="643" w:author="Author" w:date="2026-01-23T09:53:00Z" w16du:dateUtc="2026-01-23T15:53:00Z">
        <w:r w:rsidRPr="00637087">
          <w:rPr>
            <w:rFonts w:ascii="Courier New" w:hAnsi="Courier New" w:cs="Courier New"/>
          </w:rPr>
          <w:t>- **Chat History and User Content**: Retained according to your account status and deletion requests (see Section 15)</w:t>
        </w:r>
      </w:ins>
    </w:p>
    <w:p w14:paraId="4404756C" w14:textId="77777777" w:rsidR="00637087" w:rsidRPr="00637087" w:rsidRDefault="00637087" w:rsidP="00637087">
      <w:pPr>
        <w:pStyle w:val="PlainText"/>
        <w:rPr>
          <w:ins w:id="644" w:author="Author" w:date="2026-01-23T09:53:00Z" w16du:dateUtc="2026-01-23T15:53:00Z"/>
          <w:rFonts w:ascii="Courier New" w:hAnsi="Courier New" w:cs="Courier New"/>
        </w:rPr>
      </w:pPr>
      <w:ins w:id="645" w:author="Author" w:date="2026-01-23T09:53:00Z" w16du:dateUtc="2026-01-23T15:53:00Z">
        <w:r w:rsidRPr="00637087">
          <w:rPr>
            <w:rFonts w:ascii="Courier New" w:hAnsi="Courier New" w:cs="Courier New"/>
          </w:rPr>
          <w:t>- **Anonymized/Aggregated Data**: May be retained indefinitely for analytics and improvement, as it cannot be traced back to individual users</w:t>
        </w:r>
      </w:ins>
    </w:p>
    <w:p w14:paraId="7A198A4C" w14:textId="77777777" w:rsidR="00637087" w:rsidRPr="00637087" w:rsidRDefault="00637087" w:rsidP="00637087">
      <w:pPr>
        <w:pStyle w:val="PlainText"/>
        <w:rPr>
          <w:ins w:id="646" w:author="Author" w:date="2026-01-23T09:53:00Z" w16du:dateUtc="2026-01-23T15:53:00Z"/>
          <w:rFonts w:ascii="Courier New" w:hAnsi="Courier New" w:cs="Courier New"/>
        </w:rPr>
      </w:pPr>
    </w:p>
    <w:p w14:paraId="40DB6C30" w14:textId="77777777" w:rsidR="00637087" w:rsidRPr="00637087" w:rsidRDefault="00637087" w:rsidP="00637087">
      <w:pPr>
        <w:pStyle w:val="PlainText"/>
        <w:rPr>
          <w:ins w:id="647" w:author="Author" w:date="2026-01-23T09:53:00Z" w16du:dateUtc="2026-01-23T15:53:00Z"/>
          <w:rFonts w:ascii="Courier New" w:hAnsi="Courier New" w:cs="Courier New"/>
        </w:rPr>
      </w:pPr>
      <w:ins w:id="648" w:author="Author" w:date="2026-01-23T09:53:00Z" w16du:dateUtc="2026-01-23T15:53:00Z">
        <w:r w:rsidRPr="00637087">
          <w:rPr>
            <w:rFonts w:ascii="Courier New" w:hAnsi="Courier New" w:cs="Courier New"/>
          </w:rPr>
          <w:t xml:space="preserve">### 13.4 </w:t>
        </w:r>
        <w:proofErr w:type="spellStart"/>
        <w:r w:rsidRPr="00637087">
          <w:rPr>
            <w:rFonts w:ascii="Courier New" w:hAnsi="Courier New" w:cs="Courier New"/>
          </w:rPr>
          <w:t>Subprocessors</w:t>
        </w:r>
        <w:proofErr w:type="spellEnd"/>
        <w:r w:rsidRPr="00637087">
          <w:rPr>
            <w:rFonts w:ascii="Courier New" w:hAnsi="Courier New" w:cs="Courier New"/>
          </w:rPr>
          <w:t xml:space="preserve"> and Third-Party Services</w:t>
        </w:r>
      </w:ins>
    </w:p>
    <w:p w14:paraId="3CD23A8A" w14:textId="77777777" w:rsidR="00637087" w:rsidRPr="00637087" w:rsidRDefault="00637087" w:rsidP="00637087">
      <w:pPr>
        <w:pStyle w:val="PlainText"/>
        <w:rPr>
          <w:ins w:id="649" w:author="Author" w:date="2026-01-23T09:53:00Z" w16du:dateUtc="2026-01-23T15:53:00Z"/>
          <w:rFonts w:ascii="Courier New" w:hAnsi="Courier New" w:cs="Courier New"/>
        </w:rPr>
      </w:pPr>
    </w:p>
    <w:p w14:paraId="681C9673" w14:textId="77777777" w:rsidR="00637087" w:rsidRPr="00637087" w:rsidRDefault="00637087" w:rsidP="00637087">
      <w:pPr>
        <w:pStyle w:val="PlainText"/>
        <w:rPr>
          <w:ins w:id="650" w:author="Author" w:date="2026-01-23T09:53:00Z" w16du:dateUtc="2026-01-23T15:53:00Z"/>
          <w:rFonts w:ascii="Courier New" w:hAnsi="Courier New" w:cs="Courier New"/>
        </w:rPr>
      </w:pPr>
      <w:ins w:id="651" w:author="Author" w:date="2026-01-23T09:53:00Z" w16du:dateUtc="2026-01-23T15:53:00Z">
        <w:r w:rsidRPr="00637087">
          <w:rPr>
            <w:rFonts w:ascii="Courier New" w:hAnsi="Courier New" w:cs="Courier New"/>
          </w:rPr>
          <w:t xml:space="preserve">To provide the Service, we share your data with trusted third-party </w:t>
        </w:r>
        <w:proofErr w:type="spellStart"/>
        <w:r w:rsidRPr="00637087">
          <w:rPr>
            <w:rFonts w:ascii="Courier New" w:hAnsi="Courier New" w:cs="Courier New"/>
          </w:rPr>
          <w:t>subprocessors</w:t>
        </w:r>
        <w:proofErr w:type="spellEnd"/>
        <w:r w:rsidRPr="00637087">
          <w:rPr>
            <w:rFonts w:ascii="Courier New" w:hAnsi="Courier New" w:cs="Courier New"/>
          </w:rPr>
          <w:t>, including:</w:t>
        </w:r>
      </w:ins>
    </w:p>
    <w:p w14:paraId="2BC49D35" w14:textId="77777777" w:rsidR="00637087" w:rsidRPr="00637087" w:rsidRDefault="00637087" w:rsidP="00637087">
      <w:pPr>
        <w:pStyle w:val="PlainText"/>
        <w:rPr>
          <w:ins w:id="652" w:author="Author" w:date="2026-01-23T09:53:00Z" w16du:dateUtc="2026-01-23T15:53:00Z"/>
          <w:rFonts w:ascii="Courier New" w:hAnsi="Courier New" w:cs="Courier New"/>
        </w:rPr>
      </w:pPr>
    </w:p>
    <w:p w14:paraId="30CFD585" w14:textId="77777777" w:rsidR="00637087" w:rsidRPr="00637087" w:rsidRDefault="00637087" w:rsidP="00637087">
      <w:pPr>
        <w:pStyle w:val="PlainText"/>
        <w:rPr>
          <w:ins w:id="653" w:author="Author" w:date="2026-01-23T09:53:00Z" w16du:dateUtc="2026-01-23T15:53:00Z"/>
          <w:rFonts w:ascii="Courier New" w:hAnsi="Courier New" w:cs="Courier New"/>
        </w:rPr>
      </w:pPr>
      <w:ins w:id="654" w:author="Author" w:date="2026-01-23T09:53:00Z" w16du:dateUtc="2026-01-23T15:53:00Z">
        <w:r w:rsidRPr="00637087">
          <w:rPr>
            <w:rFonts w:ascii="Courier New" w:hAnsi="Courier New" w:cs="Courier New"/>
          </w:rPr>
          <w:t>- **AI Model Providers**: For generating responses to your prompts</w:t>
        </w:r>
      </w:ins>
    </w:p>
    <w:p w14:paraId="303F0BEF" w14:textId="77777777" w:rsidR="00637087" w:rsidRPr="00637087" w:rsidRDefault="00637087" w:rsidP="00637087">
      <w:pPr>
        <w:pStyle w:val="PlainText"/>
        <w:rPr>
          <w:ins w:id="655" w:author="Author" w:date="2026-01-23T09:53:00Z" w16du:dateUtc="2026-01-23T15:53:00Z"/>
          <w:rFonts w:ascii="Courier New" w:hAnsi="Courier New" w:cs="Courier New"/>
        </w:rPr>
      </w:pPr>
      <w:ins w:id="656" w:author="Author" w:date="2026-01-23T09:53:00Z" w16du:dateUtc="2026-01-23T15:53:00Z">
        <w:r w:rsidRPr="00637087">
          <w:rPr>
            <w:rFonts w:ascii="Courier New" w:hAnsi="Courier New" w:cs="Courier New"/>
          </w:rPr>
          <w:t>- **Cloud Hosting Providers**: For data storage and application hosting (e.g., Firebase, Google Cloud Platform)</w:t>
        </w:r>
      </w:ins>
    </w:p>
    <w:p w14:paraId="7DB9A7A3" w14:textId="77777777" w:rsidR="00637087" w:rsidRPr="00637087" w:rsidRDefault="00637087" w:rsidP="00637087">
      <w:pPr>
        <w:pStyle w:val="PlainText"/>
        <w:rPr>
          <w:ins w:id="657" w:author="Author" w:date="2026-01-23T09:53:00Z" w16du:dateUtc="2026-01-23T15:53:00Z"/>
          <w:rFonts w:ascii="Courier New" w:hAnsi="Courier New" w:cs="Courier New"/>
        </w:rPr>
      </w:pPr>
      <w:ins w:id="658" w:author="Author" w:date="2026-01-23T09:53:00Z" w16du:dateUtc="2026-01-23T15:53:00Z">
        <w:r w:rsidRPr="00637087">
          <w:rPr>
            <w:rFonts w:ascii="Courier New" w:hAnsi="Courier New" w:cs="Courier New"/>
          </w:rPr>
          <w:t>- **Email Service Providers**: For transactional emails (e.g., SendGrid)</w:t>
        </w:r>
      </w:ins>
    </w:p>
    <w:p w14:paraId="566113EC" w14:textId="77777777" w:rsidR="00637087" w:rsidRPr="00637087" w:rsidRDefault="00637087" w:rsidP="00637087">
      <w:pPr>
        <w:pStyle w:val="PlainText"/>
        <w:rPr>
          <w:ins w:id="659" w:author="Author" w:date="2026-01-23T09:53:00Z" w16du:dateUtc="2026-01-23T15:53:00Z"/>
          <w:rFonts w:ascii="Courier New" w:hAnsi="Courier New" w:cs="Courier New"/>
        </w:rPr>
      </w:pPr>
      <w:ins w:id="660" w:author="Author" w:date="2026-01-23T09:53:00Z" w16du:dateUtc="2026-01-23T15:53:00Z">
        <w:r w:rsidRPr="00637087">
          <w:rPr>
            <w:rFonts w:ascii="Courier New" w:hAnsi="Courier New" w:cs="Courier New"/>
          </w:rPr>
          <w:t>- **Payment Processors**: For processing subscription payments</w:t>
        </w:r>
      </w:ins>
    </w:p>
    <w:p w14:paraId="65461A60" w14:textId="77777777" w:rsidR="00637087" w:rsidRPr="00637087" w:rsidRDefault="00637087" w:rsidP="00637087">
      <w:pPr>
        <w:pStyle w:val="PlainText"/>
        <w:rPr>
          <w:ins w:id="661" w:author="Author" w:date="2026-01-23T09:53:00Z" w16du:dateUtc="2026-01-23T15:53:00Z"/>
          <w:rFonts w:ascii="Courier New" w:hAnsi="Courier New" w:cs="Courier New"/>
        </w:rPr>
      </w:pPr>
      <w:ins w:id="662" w:author="Author" w:date="2026-01-23T09:53:00Z" w16du:dateUtc="2026-01-23T15:53:00Z">
        <w:r w:rsidRPr="00637087">
          <w:rPr>
            <w:rFonts w:ascii="Courier New" w:hAnsi="Courier New" w:cs="Courier New"/>
          </w:rPr>
          <w:t>- **Analytics Providers**: For understanding usage patterns and improving the Service</w:t>
        </w:r>
      </w:ins>
    </w:p>
    <w:p w14:paraId="4D6EC651" w14:textId="77777777" w:rsidR="00637087" w:rsidRPr="00637087" w:rsidRDefault="00637087" w:rsidP="00637087">
      <w:pPr>
        <w:pStyle w:val="PlainText"/>
        <w:rPr>
          <w:ins w:id="663" w:author="Author" w:date="2026-01-23T09:53:00Z" w16du:dateUtc="2026-01-23T15:53:00Z"/>
          <w:rFonts w:ascii="Courier New" w:hAnsi="Courier New" w:cs="Courier New"/>
        </w:rPr>
      </w:pPr>
    </w:p>
    <w:p w14:paraId="2DBAEB6B" w14:textId="77777777" w:rsidR="00637087" w:rsidRPr="00637087" w:rsidRDefault="00637087" w:rsidP="00637087">
      <w:pPr>
        <w:pStyle w:val="PlainText"/>
        <w:rPr>
          <w:rFonts w:ascii="Courier New" w:hAnsi="Courier New" w:cs="Courier New"/>
        </w:rPr>
      </w:pPr>
      <w:ins w:id="664" w:author="Author" w:date="2026-01-23T09:53:00Z" w16du:dateUtc="2026-01-23T15:53:00Z">
        <w:r w:rsidRPr="00637087">
          <w:rPr>
            <w:rFonts w:ascii="Courier New" w:hAnsi="Courier New" w:cs="Courier New"/>
          </w:rPr>
          <w:t xml:space="preserve">We ensure that all </w:t>
        </w:r>
        <w:proofErr w:type="spellStart"/>
        <w:r w:rsidRPr="00637087">
          <w:rPr>
            <w:rFonts w:ascii="Courier New" w:hAnsi="Courier New" w:cs="Courier New"/>
          </w:rPr>
          <w:t>subprocessors</w:t>
        </w:r>
        <w:proofErr w:type="spellEnd"/>
        <w:r w:rsidRPr="00637087">
          <w:rPr>
            <w:rFonts w:ascii="Courier New" w:hAnsi="Courier New" w:cs="Courier New"/>
          </w:rPr>
          <w:t xml:space="preserve"> are contractually obligated</w:t>
        </w:r>
      </w:ins>
      <w:r w:rsidRPr="00637087">
        <w:rPr>
          <w:rFonts w:ascii="Courier New" w:hAnsi="Courier New" w:cs="Courier New"/>
        </w:rPr>
        <w:t xml:space="preserve"> to protect your data</w:t>
      </w:r>
      <w:ins w:id="665" w:author="Author" w:date="2026-01-23T09:53:00Z" w16du:dateUtc="2026-01-23T15:53:00Z">
        <w:r w:rsidRPr="00637087">
          <w:rPr>
            <w:rFonts w:ascii="Courier New" w:hAnsi="Courier New" w:cs="Courier New"/>
          </w:rPr>
          <w:t xml:space="preserve"> and use it only for the purposes we specify. However, third-party services are subject to their own privacy policies and terms of service.</w:t>
        </w:r>
      </w:ins>
    </w:p>
    <w:p w14:paraId="76E6211D" w14:textId="77777777" w:rsidR="00637087" w:rsidRPr="00637087" w:rsidRDefault="00637087" w:rsidP="00637087">
      <w:pPr>
        <w:pStyle w:val="PlainText"/>
        <w:rPr>
          <w:rFonts w:ascii="Courier New" w:hAnsi="Courier New" w:cs="Courier New"/>
        </w:rPr>
      </w:pPr>
    </w:p>
    <w:p w14:paraId="75914D0B" w14:textId="0FDB11A8" w:rsidR="00637087" w:rsidRPr="00637087" w:rsidRDefault="00710F67" w:rsidP="00637087">
      <w:pPr>
        <w:pStyle w:val="PlainText"/>
        <w:rPr>
          <w:ins w:id="666" w:author="Author" w:date="2026-01-23T09:53:00Z" w16du:dateUtc="2026-01-23T15:53:00Z"/>
          <w:rFonts w:ascii="Courier New" w:hAnsi="Courier New" w:cs="Courier New"/>
        </w:rPr>
      </w:pPr>
      <w:del w:id="667" w:author="Author" w:date="2026-01-23T09:53:00Z" w16du:dateUtc="2026-01-23T15:53:00Z">
        <w:r w:rsidRPr="00710F67">
          <w:rPr>
            <w:rFonts w:ascii="Courier New" w:hAnsi="Courier New" w:cs="Courier New"/>
          </w:rPr>
          <w:delText>**You</w:delText>
        </w:r>
      </w:del>
      <w:ins w:id="668" w:author="Author" w:date="2026-01-23T09:53:00Z" w16du:dateUtc="2026-01-23T15:53:00Z">
        <w:r w:rsidR="00637087" w:rsidRPr="00637087">
          <w:rPr>
            <w:rFonts w:ascii="Courier New" w:hAnsi="Courier New" w:cs="Courier New"/>
          </w:rPr>
          <w:t>### 13.5 User Rights</w:t>
        </w:r>
      </w:ins>
    </w:p>
    <w:p w14:paraId="62459468" w14:textId="77777777" w:rsidR="00637087" w:rsidRPr="00637087" w:rsidRDefault="00637087" w:rsidP="00637087">
      <w:pPr>
        <w:pStyle w:val="PlainText"/>
        <w:rPr>
          <w:ins w:id="669" w:author="Author" w:date="2026-01-23T09:53:00Z" w16du:dateUtc="2026-01-23T15:53:00Z"/>
          <w:rFonts w:ascii="Courier New" w:hAnsi="Courier New" w:cs="Courier New"/>
        </w:rPr>
      </w:pPr>
    </w:p>
    <w:p w14:paraId="225B4BE6" w14:textId="77777777" w:rsidR="00637087" w:rsidRPr="00637087" w:rsidRDefault="00637087" w:rsidP="00637087">
      <w:pPr>
        <w:pStyle w:val="PlainText"/>
        <w:rPr>
          <w:ins w:id="670" w:author="Author" w:date="2026-01-23T09:53:00Z" w16du:dateUtc="2026-01-23T15:53:00Z"/>
          <w:rFonts w:ascii="Courier New" w:hAnsi="Courier New" w:cs="Courier New"/>
        </w:rPr>
      </w:pPr>
      <w:ins w:id="671" w:author="Author" w:date="2026-01-23T09:53:00Z" w16du:dateUtc="2026-01-23T15:53:00Z">
        <w:r w:rsidRPr="00637087">
          <w:rPr>
            <w:rFonts w:ascii="Courier New" w:hAnsi="Courier New" w:cs="Courier New"/>
          </w:rPr>
          <w:t>Depending on your jurisdiction, you may have rights to:</w:t>
        </w:r>
      </w:ins>
    </w:p>
    <w:p w14:paraId="237B8289" w14:textId="77777777" w:rsidR="00637087" w:rsidRPr="00637087" w:rsidRDefault="00637087" w:rsidP="00637087">
      <w:pPr>
        <w:pStyle w:val="PlainText"/>
        <w:rPr>
          <w:ins w:id="672" w:author="Author" w:date="2026-01-23T09:53:00Z" w16du:dateUtc="2026-01-23T15:53:00Z"/>
          <w:rFonts w:ascii="Courier New" w:hAnsi="Courier New" w:cs="Courier New"/>
        </w:rPr>
      </w:pPr>
    </w:p>
    <w:p w14:paraId="544B7C4A" w14:textId="77777777" w:rsidR="00637087" w:rsidRPr="00637087" w:rsidRDefault="00637087" w:rsidP="00637087">
      <w:pPr>
        <w:pStyle w:val="PlainText"/>
        <w:rPr>
          <w:ins w:id="673" w:author="Author" w:date="2026-01-23T09:53:00Z" w16du:dateUtc="2026-01-23T15:53:00Z"/>
          <w:rFonts w:ascii="Courier New" w:hAnsi="Courier New" w:cs="Courier New"/>
        </w:rPr>
      </w:pPr>
      <w:ins w:id="674" w:author="Author" w:date="2026-01-23T09:53:00Z" w16du:dateUtc="2026-01-23T15:53:00Z">
        <w:r w:rsidRPr="00637087">
          <w:rPr>
            <w:rFonts w:ascii="Courier New" w:hAnsi="Courier New" w:cs="Courier New"/>
          </w:rPr>
          <w:t>- Access your personal data</w:t>
        </w:r>
      </w:ins>
    </w:p>
    <w:p w14:paraId="6EEBF766" w14:textId="77777777" w:rsidR="00637087" w:rsidRPr="00637087" w:rsidRDefault="00637087" w:rsidP="00637087">
      <w:pPr>
        <w:pStyle w:val="PlainText"/>
        <w:rPr>
          <w:ins w:id="675" w:author="Author" w:date="2026-01-23T09:53:00Z" w16du:dateUtc="2026-01-23T15:53:00Z"/>
          <w:rFonts w:ascii="Courier New" w:hAnsi="Courier New" w:cs="Courier New"/>
        </w:rPr>
      </w:pPr>
      <w:ins w:id="676" w:author="Author" w:date="2026-01-23T09:53:00Z" w16du:dateUtc="2026-01-23T15:53:00Z">
        <w:r w:rsidRPr="00637087">
          <w:rPr>
            <w:rFonts w:ascii="Courier New" w:hAnsi="Courier New" w:cs="Courier New"/>
          </w:rPr>
          <w:t>- Correct inaccurate data</w:t>
        </w:r>
      </w:ins>
    </w:p>
    <w:p w14:paraId="6D7F000F" w14:textId="77777777" w:rsidR="00637087" w:rsidRPr="00637087" w:rsidRDefault="00637087" w:rsidP="00637087">
      <w:pPr>
        <w:pStyle w:val="PlainText"/>
        <w:rPr>
          <w:ins w:id="677" w:author="Author" w:date="2026-01-23T09:53:00Z" w16du:dateUtc="2026-01-23T15:53:00Z"/>
          <w:rFonts w:ascii="Courier New" w:hAnsi="Courier New" w:cs="Courier New"/>
        </w:rPr>
      </w:pPr>
      <w:ins w:id="678" w:author="Author" w:date="2026-01-23T09:53:00Z" w16du:dateUtc="2026-01-23T15:53:00Z">
        <w:r w:rsidRPr="00637087">
          <w:rPr>
            <w:rFonts w:ascii="Courier New" w:hAnsi="Courier New" w:cs="Courier New"/>
          </w:rPr>
          <w:t>- Request deletion of your data (subject to legal retention requirements)</w:t>
        </w:r>
      </w:ins>
    </w:p>
    <w:p w14:paraId="3C3230F7" w14:textId="77777777" w:rsidR="00637087" w:rsidRPr="00637087" w:rsidRDefault="00637087" w:rsidP="00637087">
      <w:pPr>
        <w:pStyle w:val="PlainText"/>
        <w:rPr>
          <w:ins w:id="679" w:author="Author" w:date="2026-01-23T09:53:00Z" w16du:dateUtc="2026-01-23T15:53:00Z"/>
          <w:rFonts w:ascii="Courier New" w:hAnsi="Courier New" w:cs="Courier New"/>
        </w:rPr>
      </w:pPr>
      <w:ins w:id="680" w:author="Author" w:date="2026-01-23T09:53:00Z" w16du:dateUtc="2026-01-23T15:53:00Z">
        <w:r w:rsidRPr="00637087">
          <w:rPr>
            <w:rFonts w:ascii="Courier New" w:hAnsi="Courier New" w:cs="Courier New"/>
          </w:rPr>
          <w:t>- Object to or restrict certain processing</w:t>
        </w:r>
      </w:ins>
    </w:p>
    <w:p w14:paraId="6C8D54C3" w14:textId="77777777" w:rsidR="00637087" w:rsidRPr="00637087" w:rsidRDefault="00637087" w:rsidP="00637087">
      <w:pPr>
        <w:pStyle w:val="PlainText"/>
        <w:rPr>
          <w:ins w:id="681" w:author="Author" w:date="2026-01-23T09:53:00Z" w16du:dateUtc="2026-01-23T15:53:00Z"/>
          <w:rFonts w:ascii="Courier New" w:hAnsi="Courier New" w:cs="Courier New"/>
        </w:rPr>
      </w:pPr>
      <w:ins w:id="682" w:author="Author" w:date="2026-01-23T09:53:00Z" w16du:dateUtc="2026-01-23T15:53:00Z">
        <w:r w:rsidRPr="00637087">
          <w:rPr>
            <w:rFonts w:ascii="Courier New" w:hAnsi="Courier New" w:cs="Courier New"/>
          </w:rPr>
          <w:t>- Export your data in a portable format</w:t>
        </w:r>
      </w:ins>
    </w:p>
    <w:p w14:paraId="04F99F4D" w14:textId="77777777" w:rsidR="00637087" w:rsidRPr="00637087" w:rsidRDefault="00637087" w:rsidP="00637087">
      <w:pPr>
        <w:pStyle w:val="PlainText"/>
        <w:rPr>
          <w:ins w:id="683" w:author="Author" w:date="2026-01-23T09:53:00Z" w16du:dateUtc="2026-01-23T15:53:00Z"/>
          <w:rFonts w:ascii="Courier New" w:hAnsi="Courier New" w:cs="Courier New"/>
        </w:rPr>
      </w:pPr>
      <w:ins w:id="684" w:author="Author" w:date="2026-01-23T09:53:00Z" w16du:dateUtc="2026-01-23T15:53:00Z">
        <w:r w:rsidRPr="00637087">
          <w:rPr>
            <w:rFonts w:ascii="Courier New" w:hAnsi="Courier New" w:cs="Courier New"/>
          </w:rPr>
          <w:t>- Withdraw consent for optional data processing</w:t>
        </w:r>
      </w:ins>
    </w:p>
    <w:p w14:paraId="7760F428" w14:textId="77777777" w:rsidR="00637087" w:rsidRPr="00637087" w:rsidRDefault="00637087" w:rsidP="00637087">
      <w:pPr>
        <w:pStyle w:val="PlainText"/>
        <w:rPr>
          <w:ins w:id="685" w:author="Author" w:date="2026-01-23T09:53:00Z" w16du:dateUtc="2026-01-23T15:53:00Z"/>
          <w:rFonts w:ascii="Courier New" w:hAnsi="Courier New" w:cs="Courier New"/>
        </w:rPr>
      </w:pPr>
    </w:p>
    <w:p w14:paraId="5D83A2A8" w14:textId="77777777" w:rsidR="00637087" w:rsidRPr="00637087" w:rsidRDefault="00637087" w:rsidP="00637087">
      <w:pPr>
        <w:pStyle w:val="PlainText"/>
        <w:rPr>
          <w:ins w:id="686" w:author="Author" w:date="2026-01-23T09:53:00Z" w16du:dateUtc="2026-01-23T15:53:00Z"/>
          <w:rFonts w:ascii="Courier New" w:hAnsi="Courier New" w:cs="Courier New"/>
        </w:rPr>
      </w:pPr>
      <w:ins w:id="687" w:author="Author" w:date="2026-01-23T09:53:00Z" w16du:dateUtc="2026-01-23T15:53:00Z">
        <w:r w:rsidRPr="00637087">
          <w:rPr>
            <w:rFonts w:ascii="Courier New" w:hAnsi="Courier New" w:cs="Courier New"/>
          </w:rPr>
          <w:lastRenderedPageBreak/>
          <w:t>To exercise these rights, contact us at privacy@starshippsychics.com.</w:t>
        </w:r>
      </w:ins>
    </w:p>
    <w:p w14:paraId="1E03F840" w14:textId="77777777" w:rsidR="00637087" w:rsidRPr="00637087" w:rsidRDefault="00637087" w:rsidP="00637087">
      <w:pPr>
        <w:pStyle w:val="PlainText"/>
        <w:rPr>
          <w:ins w:id="688" w:author="Author" w:date="2026-01-23T09:53:00Z" w16du:dateUtc="2026-01-23T15:53:00Z"/>
          <w:rFonts w:ascii="Courier New" w:hAnsi="Courier New" w:cs="Courier New"/>
        </w:rPr>
      </w:pPr>
    </w:p>
    <w:p w14:paraId="19577456" w14:textId="77777777" w:rsidR="00637087" w:rsidRPr="00637087" w:rsidRDefault="00637087" w:rsidP="00637087">
      <w:pPr>
        <w:pStyle w:val="PlainText"/>
        <w:rPr>
          <w:ins w:id="689" w:author="Author" w:date="2026-01-23T09:53:00Z" w16du:dateUtc="2026-01-23T15:53:00Z"/>
          <w:rFonts w:ascii="Courier New" w:hAnsi="Courier New" w:cs="Courier New"/>
        </w:rPr>
      </w:pPr>
      <w:ins w:id="690" w:author="Author" w:date="2026-01-23T09:53:00Z" w16du:dateUtc="2026-01-23T15:53:00Z">
        <w:r w:rsidRPr="00637087">
          <w:rPr>
            <w:rFonts w:ascii="Courier New" w:hAnsi="Courier New" w:cs="Courier New"/>
          </w:rPr>
          <w:t>### 13.6 Explicit Consent</w:t>
        </w:r>
      </w:ins>
    </w:p>
    <w:p w14:paraId="4B16CCDA" w14:textId="77777777" w:rsidR="00637087" w:rsidRPr="00637087" w:rsidRDefault="00637087" w:rsidP="00637087">
      <w:pPr>
        <w:pStyle w:val="PlainText"/>
        <w:rPr>
          <w:ins w:id="691" w:author="Author" w:date="2026-01-23T09:53:00Z" w16du:dateUtc="2026-01-23T15:53:00Z"/>
          <w:rFonts w:ascii="Courier New" w:hAnsi="Courier New" w:cs="Courier New"/>
        </w:rPr>
      </w:pPr>
    </w:p>
    <w:p w14:paraId="44BD9738" w14:textId="62411154" w:rsidR="00637087" w:rsidRPr="00637087" w:rsidRDefault="00637087" w:rsidP="00637087">
      <w:pPr>
        <w:pStyle w:val="PlainText"/>
        <w:rPr>
          <w:rFonts w:ascii="Courier New" w:hAnsi="Courier New" w:cs="Courier New"/>
        </w:rPr>
      </w:pPr>
      <w:ins w:id="692" w:author="Author" w:date="2026-01-23T09:53:00Z" w16du:dateUtc="2026-01-23T15:53:00Z">
        <w:r w:rsidRPr="00637087">
          <w:rPr>
            <w:rFonts w:ascii="Courier New" w:hAnsi="Courier New" w:cs="Courier New"/>
          </w:rPr>
          <w:t>During registration, you</w:t>
        </w:r>
      </w:ins>
      <w:r w:rsidRPr="00637087">
        <w:rPr>
          <w:rFonts w:ascii="Courier New" w:hAnsi="Courier New" w:cs="Courier New"/>
        </w:rPr>
        <w:t xml:space="preserve"> will be asked to explicitly consent to data processing </w:t>
      </w:r>
      <w:del w:id="693" w:author="Author" w:date="2026-01-23T09:53:00Z" w16du:dateUtc="2026-01-23T15:53:00Z">
        <w:r w:rsidR="00710F67" w:rsidRPr="00710F67">
          <w:rPr>
            <w:rFonts w:ascii="Courier New" w:hAnsi="Courier New" w:cs="Courier New"/>
          </w:rPr>
          <w:delText>during registration.**</w:delText>
        </w:r>
      </w:del>
      <w:ins w:id="694" w:author="Author" w:date="2026-01-23T09:53:00Z" w16du:dateUtc="2026-01-23T15:53:00Z">
        <w:r w:rsidRPr="00637087">
          <w:rPr>
            <w:rFonts w:ascii="Courier New" w:hAnsi="Courier New" w:cs="Courier New"/>
          </w:rPr>
          <w:t>as described in our Privacy Policy.</w:t>
        </w:r>
      </w:ins>
      <w:r w:rsidRPr="00637087">
        <w:rPr>
          <w:rFonts w:ascii="Courier New" w:hAnsi="Courier New" w:cs="Courier New"/>
        </w:rPr>
        <w:t xml:space="preserve"> You can manage your consent settings at any time</w:t>
      </w:r>
      <w:ins w:id="695" w:author="Author" w:date="2026-01-23T09:53:00Z" w16du:dateUtc="2026-01-23T15:53:00Z">
        <w:r w:rsidRPr="00637087">
          <w:rPr>
            <w:rFonts w:ascii="Courier New" w:hAnsi="Courier New" w:cs="Courier New"/>
          </w:rPr>
          <w:t xml:space="preserve"> through your account settings or by contacting us</w:t>
        </w:r>
      </w:ins>
      <w:r w:rsidRPr="00637087">
        <w:rPr>
          <w:rFonts w:ascii="Courier New" w:hAnsi="Courier New" w:cs="Courier New"/>
        </w:rPr>
        <w:t>.</w:t>
      </w:r>
    </w:p>
    <w:p w14:paraId="385F18E2" w14:textId="77777777" w:rsidR="00637087" w:rsidRPr="00637087" w:rsidRDefault="00637087" w:rsidP="00637087">
      <w:pPr>
        <w:pStyle w:val="PlainText"/>
        <w:rPr>
          <w:moveTo w:id="696" w:author="Author" w:date="2026-01-23T09:53:00Z" w16du:dateUtc="2026-01-23T15:53:00Z"/>
          <w:rFonts w:ascii="Courier New" w:hAnsi="Courier New" w:cs="Courier New"/>
        </w:rPr>
      </w:pPr>
      <w:moveToRangeStart w:id="697" w:author="Author" w:date="2026-01-23T09:53:00Z" w:name="move220054444"/>
    </w:p>
    <w:p w14:paraId="334A7244" w14:textId="77777777" w:rsidR="00637087" w:rsidRPr="00637087" w:rsidRDefault="00637087" w:rsidP="00637087">
      <w:pPr>
        <w:pStyle w:val="PlainText"/>
        <w:rPr>
          <w:moveTo w:id="698" w:author="Author" w:date="2026-01-23T09:53:00Z" w16du:dateUtc="2026-01-23T15:53:00Z"/>
          <w:rFonts w:ascii="Courier New" w:hAnsi="Courier New" w:cs="Courier New"/>
        </w:rPr>
      </w:pPr>
      <w:moveTo w:id="699" w:author="Author" w:date="2026-01-23T09:53:00Z" w16du:dateUtc="2026-01-23T15:53:00Z">
        <w:r w:rsidRPr="00637087">
          <w:rPr>
            <w:rFonts w:ascii="Courier New" w:hAnsi="Courier New" w:cs="Courier New"/>
          </w:rPr>
          <w:t>---</w:t>
        </w:r>
      </w:moveTo>
    </w:p>
    <w:p w14:paraId="4A0E5E37" w14:textId="77777777" w:rsidR="00637087" w:rsidRPr="00637087" w:rsidRDefault="00637087" w:rsidP="00637087">
      <w:pPr>
        <w:pStyle w:val="PlainText"/>
        <w:rPr>
          <w:moveTo w:id="700" w:author="Author" w:date="2026-01-23T09:53:00Z" w16du:dateUtc="2026-01-23T15:53:00Z"/>
          <w:rFonts w:ascii="Courier New" w:hAnsi="Courier New" w:cs="Courier New"/>
        </w:rPr>
      </w:pPr>
    </w:p>
    <w:p w14:paraId="75429F4D" w14:textId="77777777" w:rsidR="00710F67" w:rsidRPr="00710F67" w:rsidRDefault="00637087" w:rsidP="00710F67">
      <w:pPr>
        <w:pStyle w:val="PlainText"/>
        <w:rPr>
          <w:del w:id="701" w:author="Author" w:date="2026-01-23T09:53:00Z" w16du:dateUtc="2026-01-23T15:53:00Z"/>
          <w:rFonts w:ascii="Courier New" w:hAnsi="Courier New" w:cs="Courier New"/>
        </w:rPr>
      </w:pPr>
      <w:moveTo w:id="702" w:author="Author" w:date="2026-01-23T09:53:00Z" w16du:dateUtc="2026-01-23T15:53:00Z">
        <w:r w:rsidRPr="00637087">
          <w:rPr>
            <w:rFonts w:ascii="Courier New" w:hAnsi="Courier New" w:cs="Courier New"/>
          </w:rPr>
          <w:t xml:space="preserve">## 14. </w:t>
        </w:r>
      </w:moveTo>
      <w:moveToRangeEnd w:id="697"/>
    </w:p>
    <w:p w14:paraId="17E63A5F" w14:textId="77777777" w:rsidR="00710F67" w:rsidRPr="00710F67" w:rsidRDefault="00710F67" w:rsidP="00710F67">
      <w:pPr>
        <w:pStyle w:val="PlainText"/>
        <w:rPr>
          <w:del w:id="703" w:author="Author" w:date="2026-01-23T09:53:00Z" w16du:dateUtc="2026-01-23T15:53:00Z"/>
          <w:rFonts w:ascii="Courier New" w:hAnsi="Courier New" w:cs="Courier New"/>
        </w:rPr>
      </w:pPr>
      <w:del w:id="704" w:author="Author" w:date="2026-01-23T09:53:00Z" w16du:dateUtc="2026-01-23T15:53:00Z">
        <w:r w:rsidRPr="00710F67">
          <w:rPr>
            <w:rFonts w:ascii="Courier New" w:hAnsi="Courier New" w:cs="Courier New"/>
          </w:rPr>
          <w:delText>---</w:delText>
        </w:r>
      </w:del>
    </w:p>
    <w:p w14:paraId="765A097A" w14:textId="77777777" w:rsidR="00710F67" w:rsidRPr="00710F67" w:rsidRDefault="00710F67" w:rsidP="00710F67">
      <w:pPr>
        <w:pStyle w:val="PlainText"/>
        <w:rPr>
          <w:del w:id="705" w:author="Author" w:date="2026-01-23T09:53:00Z" w16du:dateUtc="2026-01-23T15:53:00Z"/>
          <w:rFonts w:ascii="Courier New" w:hAnsi="Courier New" w:cs="Courier New"/>
        </w:rPr>
      </w:pPr>
    </w:p>
    <w:p w14:paraId="772A8BA5" w14:textId="77777777" w:rsidR="00710F67" w:rsidRPr="00710F67" w:rsidRDefault="00710F67" w:rsidP="00710F67">
      <w:pPr>
        <w:pStyle w:val="PlainText"/>
        <w:rPr>
          <w:del w:id="706" w:author="Author" w:date="2026-01-23T09:53:00Z" w16du:dateUtc="2026-01-23T15:53:00Z"/>
          <w:rFonts w:ascii="Courier New" w:hAnsi="Courier New" w:cs="Courier New"/>
        </w:rPr>
      </w:pPr>
      <w:del w:id="707" w:author="Author" w:date="2026-01-23T09:53:00Z" w16du:dateUtc="2026-01-23T15:53:00Z">
        <w:r w:rsidRPr="00710F67">
          <w:rPr>
            <w:rFonts w:ascii="Courier New" w:hAnsi="Courier New" w:cs="Courier New"/>
          </w:rPr>
          <w:delText>## 13. User-Generated Content</w:delText>
        </w:r>
      </w:del>
    </w:p>
    <w:p w14:paraId="363C42BC" w14:textId="77777777" w:rsidR="00710F67" w:rsidRPr="00710F67" w:rsidRDefault="00710F67" w:rsidP="00710F67">
      <w:pPr>
        <w:pStyle w:val="PlainText"/>
        <w:rPr>
          <w:del w:id="708" w:author="Author" w:date="2026-01-23T09:53:00Z" w16du:dateUtc="2026-01-23T15:53:00Z"/>
          <w:rFonts w:ascii="Courier New" w:hAnsi="Courier New" w:cs="Courier New"/>
        </w:rPr>
      </w:pPr>
    </w:p>
    <w:p w14:paraId="40D901A2" w14:textId="77777777" w:rsidR="00710F67" w:rsidRPr="00710F67" w:rsidRDefault="00710F67" w:rsidP="00710F67">
      <w:pPr>
        <w:pStyle w:val="PlainText"/>
        <w:rPr>
          <w:del w:id="709" w:author="Author" w:date="2026-01-23T09:53:00Z" w16du:dateUtc="2026-01-23T15:53:00Z"/>
          <w:rFonts w:ascii="Courier New" w:hAnsi="Courier New" w:cs="Courier New"/>
        </w:rPr>
      </w:pPr>
      <w:del w:id="710" w:author="Author" w:date="2026-01-23T09:53:00Z" w16du:dateUtc="2026-01-23T15:53:00Z">
        <w:r w:rsidRPr="00710F67">
          <w:rPr>
            <w:rFonts w:ascii="Courier New" w:hAnsi="Courier New" w:cs="Courier New"/>
          </w:rPr>
          <w:delText>Any content, messages, or data you submit to this Service ("User Content"):</w:delText>
        </w:r>
      </w:del>
    </w:p>
    <w:p w14:paraId="60208DCC" w14:textId="77777777" w:rsidR="00710F67" w:rsidRPr="00710F67" w:rsidRDefault="00710F67" w:rsidP="00710F67">
      <w:pPr>
        <w:pStyle w:val="PlainText"/>
        <w:rPr>
          <w:del w:id="711" w:author="Author" w:date="2026-01-23T09:53:00Z" w16du:dateUtc="2026-01-23T15:53:00Z"/>
          <w:rFonts w:ascii="Courier New" w:hAnsi="Courier New" w:cs="Courier New"/>
        </w:rPr>
      </w:pPr>
    </w:p>
    <w:p w14:paraId="5BECC52B" w14:textId="77777777" w:rsidR="00710F67" w:rsidRPr="00710F67" w:rsidRDefault="00710F67" w:rsidP="00710F67">
      <w:pPr>
        <w:pStyle w:val="PlainText"/>
        <w:rPr>
          <w:del w:id="712" w:author="Author" w:date="2026-01-23T09:53:00Z" w16du:dateUtc="2026-01-23T15:53:00Z"/>
          <w:rFonts w:ascii="Courier New" w:hAnsi="Courier New" w:cs="Courier New"/>
        </w:rPr>
      </w:pPr>
      <w:del w:id="713" w:author="Author" w:date="2026-01-23T09:53:00Z" w16du:dateUtc="2026-01-23T15:53:00Z">
        <w:r w:rsidRPr="00710F67">
          <w:rPr>
            <w:rFonts w:ascii="Courier New" w:hAnsi="Courier New" w:cs="Courier New"/>
          </w:rPr>
          <w:delText>- Remains your intellectual property</w:delText>
        </w:r>
      </w:del>
    </w:p>
    <w:p w14:paraId="2554D857" w14:textId="77777777" w:rsidR="00710F67" w:rsidRPr="00710F67" w:rsidRDefault="00710F67" w:rsidP="00710F67">
      <w:pPr>
        <w:pStyle w:val="PlainText"/>
        <w:rPr>
          <w:del w:id="714" w:author="Author" w:date="2026-01-23T09:53:00Z" w16du:dateUtc="2026-01-23T15:53:00Z"/>
          <w:rFonts w:ascii="Courier New" w:hAnsi="Courier New" w:cs="Courier New"/>
        </w:rPr>
      </w:pPr>
      <w:del w:id="715" w:author="Author" w:date="2026-01-23T09:53:00Z" w16du:dateUtc="2026-01-23T15:53:00Z">
        <w:r w:rsidRPr="00710F67">
          <w:rPr>
            <w:rFonts w:ascii="Courier New" w:hAnsi="Courier New" w:cs="Courier New"/>
          </w:rPr>
          <w:delText>- We may use it to improve our Service (with your consent)</w:delText>
        </w:r>
      </w:del>
    </w:p>
    <w:p w14:paraId="42FC53A7" w14:textId="77777777" w:rsidR="00710F67" w:rsidRPr="00710F67" w:rsidRDefault="00710F67" w:rsidP="00710F67">
      <w:pPr>
        <w:pStyle w:val="PlainText"/>
        <w:rPr>
          <w:del w:id="716" w:author="Author" w:date="2026-01-23T09:53:00Z" w16du:dateUtc="2026-01-23T15:53:00Z"/>
          <w:rFonts w:ascii="Courier New" w:hAnsi="Courier New" w:cs="Courier New"/>
        </w:rPr>
      </w:pPr>
      <w:del w:id="717" w:author="Author" w:date="2026-01-23T09:53:00Z" w16du:dateUtc="2026-01-23T15:53:00Z">
        <w:r w:rsidRPr="00710F67">
          <w:rPr>
            <w:rFonts w:ascii="Courier New" w:hAnsi="Courier New" w:cs="Courier New"/>
          </w:rPr>
          <w:delText>- We will encrypt and protect it per our Security Policy</w:delText>
        </w:r>
      </w:del>
    </w:p>
    <w:p w14:paraId="65220389" w14:textId="77777777" w:rsidR="00710F67" w:rsidRPr="00710F67" w:rsidRDefault="00710F67" w:rsidP="00710F67">
      <w:pPr>
        <w:pStyle w:val="PlainText"/>
        <w:rPr>
          <w:del w:id="718" w:author="Author" w:date="2026-01-23T09:53:00Z" w16du:dateUtc="2026-01-23T15:53:00Z"/>
          <w:rFonts w:ascii="Courier New" w:hAnsi="Courier New" w:cs="Courier New"/>
        </w:rPr>
      </w:pPr>
      <w:del w:id="719" w:author="Author" w:date="2026-01-23T09:53:00Z" w16du:dateUtc="2026-01-23T15:53:00Z">
        <w:r w:rsidRPr="00710F67">
          <w:rPr>
            <w:rFonts w:ascii="Courier New" w:hAnsi="Courier New" w:cs="Courier New"/>
          </w:rPr>
          <w:delText>- You are responsible for the accuracy and legality of your content</w:delText>
        </w:r>
      </w:del>
    </w:p>
    <w:p w14:paraId="244130B6" w14:textId="64EE7EC0" w:rsidR="00637087" w:rsidRPr="00637087" w:rsidRDefault="00637087" w:rsidP="00637087">
      <w:pPr>
        <w:pStyle w:val="PlainText"/>
        <w:rPr>
          <w:ins w:id="720" w:author="Author" w:date="2026-01-23T09:53:00Z" w16du:dateUtc="2026-01-23T15:53:00Z"/>
          <w:rFonts w:ascii="Courier New" w:hAnsi="Courier New" w:cs="Courier New"/>
        </w:rPr>
      </w:pPr>
      <w:ins w:id="721" w:author="Author" w:date="2026-01-23T09:53:00Z" w16du:dateUtc="2026-01-23T15:53:00Z">
        <w:r w:rsidRPr="00637087">
          <w:rPr>
            <w:rFonts w:ascii="Courier New" w:hAnsi="Courier New" w:cs="Courier New"/>
          </w:rPr>
          <w:t>Confidentiality</w:t>
        </w:r>
      </w:ins>
    </w:p>
    <w:p w14:paraId="73F66997" w14:textId="77777777" w:rsidR="00637087" w:rsidRPr="00637087" w:rsidRDefault="00637087" w:rsidP="00637087">
      <w:pPr>
        <w:pStyle w:val="PlainText"/>
        <w:rPr>
          <w:ins w:id="722" w:author="Author" w:date="2026-01-23T09:53:00Z" w16du:dateUtc="2026-01-23T15:53:00Z"/>
          <w:rFonts w:ascii="Courier New" w:hAnsi="Courier New" w:cs="Courier New"/>
        </w:rPr>
      </w:pPr>
    </w:p>
    <w:p w14:paraId="4F3DBDE4" w14:textId="77777777" w:rsidR="00637087" w:rsidRPr="00637087" w:rsidRDefault="00637087" w:rsidP="00637087">
      <w:pPr>
        <w:pStyle w:val="PlainText"/>
        <w:rPr>
          <w:ins w:id="723" w:author="Author" w:date="2026-01-23T09:53:00Z" w16du:dateUtc="2026-01-23T15:53:00Z"/>
          <w:rFonts w:ascii="Courier New" w:hAnsi="Courier New" w:cs="Courier New"/>
        </w:rPr>
      </w:pPr>
      <w:ins w:id="724" w:author="Author" w:date="2026-01-23T09:53:00Z" w16du:dateUtc="2026-01-23T15:53:00Z">
        <w:r w:rsidRPr="00637087">
          <w:rPr>
            <w:rFonts w:ascii="Courier New" w:hAnsi="Courier New" w:cs="Courier New"/>
          </w:rPr>
          <w:t>### 14.1 Your Obligations</w:t>
        </w:r>
      </w:ins>
    </w:p>
    <w:p w14:paraId="0EAAAD5F" w14:textId="77777777" w:rsidR="00637087" w:rsidRPr="00637087" w:rsidRDefault="00637087" w:rsidP="00637087">
      <w:pPr>
        <w:pStyle w:val="PlainText"/>
        <w:rPr>
          <w:ins w:id="725" w:author="Author" w:date="2026-01-23T09:53:00Z" w16du:dateUtc="2026-01-23T15:53:00Z"/>
          <w:rFonts w:ascii="Courier New" w:hAnsi="Courier New" w:cs="Courier New"/>
        </w:rPr>
      </w:pPr>
    </w:p>
    <w:p w14:paraId="44C9CB4F" w14:textId="77777777" w:rsidR="00637087" w:rsidRPr="00637087" w:rsidRDefault="00637087" w:rsidP="00637087">
      <w:pPr>
        <w:pStyle w:val="PlainText"/>
        <w:rPr>
          <w:ins w:id="726" w:author="Author" w:date="2026-01-23T09:53:00Z" w16du:dateUtc="2026-01-23T15:53:00Z"/>
          <w:rFonts w:ascii="Courier New" w:hAnsi="Courier New" w:cs="Courier New"/>
        </w:rPr>
      </w:pPr>
      <w:ins w:id="727" w:author="Author" w:date="2026-01-23T09:53:00Z" w16du:dateUtc="2026-01-23T15:53:00Z">
        <w:r w:rsidRPr="00637087">
          <w:rPr>
            <w:rFonts w:ascii="Courier New" w:hAnsi="Courier New" w:cs="Courier New"/>
          </w:rPr>
          <w:t>You agree to keep confidential any non-public information about the Service, including but not limited to:</w:t>
        </w:r>
      </w:ins>
    </w:p>
    <w:p w14:paraId="0C897F94" w14:textId="77777777" w:rsidR="00637087" w:rsidRPr="00637087" w:rsidRDefault="00637087" w:rsidP="00637087">
      <w:pPr>
        <w:pStyle w:val="PlainText"/>
        <w:rPr>
          <w:ins w:id="728" w:author="Author" w:date="2026-01-23T09:53:00Z" w16du:dateUtc="2026-01-23T15:53:00Z"/>
          <w:rFonts w:ascii="Courier New" w:hAnsi="Courier New" w:cs="Courier New"/>
        </w:rPr>
      </w:pPr>
    </w:p>
    <w:p w14:paraId="11EFF722" w14:textId="77777777" w:rsidR="00637087" w:rsidRPr="00637087" w:rsidRDefault="00637087" w:rsidP="00637087">
      <w:pPr>
        <w:pStyle w:val="PlainText"/>
        <w:rPr>
          <w:ins w:id="729" w:author="Author" w:date="2026-01-23T09:53:00Z" w16du:dateUtc="2026-01-23T15:53:00Z"/>
          <w:rFonts w:ascii="Courier New" w:hAnsi="Courier New" w:cs="Courier New"/>
        </w:rPr>
      </w:pPr>
      <w:ins w:id="730" w:author="Author" w:date="2026-01-23T09:53:00Z" w16du:dateUtc="2026-01-23T15:53:00Z">
        <w:r w:rsidRPr="00637087">
          <w:rPr>
            <w:rFonts w:ascii="Courier New" w:hAnsi="Courier New" w:cs="Courier New"/>
          </w:rPr>
          <w:t>- Security vulnerabilities or weaknesses you may discover</w:t>
        </w:r>
      </w:ins>
    </w:p>
    <w:p w14:paraId="3DE886D4" w14:textId="77777777" w:rsidR="00637087" w:rsidRPr="00637087" w:rsidRDefault="00637087" w:rsidP="00637087">
      <w:pPr>
        <w:pStyle w:val="PlainText"/>
        <w:rPr>
          <w:ins w:id="731" w:author="Author" w:date="2026-01-23T09:53:00Z" w16du:dateUtc="2026-01-23T15:53:00Z"/>
          <w:rFonts w:ascii="Courier New" w:hAnsi="Courier New" w:cs="Courier New"/>
        </w:rPr>
      </w:pPr>
      <w:ins w:id="732" w:author="Author" w:date="2026-01-23T09:53:00Z" w16du:dateUtc="2026-01-23T15:53:00Z">
        <w:r w:rsidRPr="00637087">
          <w:rPr>
            <w:rFonts w:ascii="Courier New" w:hAnsi="Courier New" w:cs="Courier New"/>
          </w:rPr>
          <w:t>- Beta features or unreleased functionality we may share with you</w:t>
        </w:r>
      </w:ins>
    </w:p>
    <w:p w14:paraId="1C8944B1" w14:textId="77777777" w:rsidR="00637087" w:rsidRPr="00637087" w:rsidRDefault="00637087" w:rsidP="00637087">
      <w:pPr>
        <w:pStyle w:val="PlainText"/>
        <w:rPr>
          <w:ins w:id="733" w:author="Author" w:date="2026-01-23T09:53:00Z" w16du:dateUtc="2026-01-23T15:53:00Z"/>
          <w:rFonts w:ascii="Courier New" w:hAnsi="Courier New" w:cs="Courier New"/>
        </w:rPr>
      </w:pPr>
      <w:ins w:id="734" w:author="Author" w:date="2026-01-23T09:53:00Z" w16du:dateUtc="2026-01-23T15:53:00Z">
        <w:r w:rsidRPr="00637087">
          <w:rPr>
            <w:rFonts w:ascii="Courier New" w:hAnsi="Courier New" w:cs="Courier New"/>
          </w:rPr>
          <w:t>- Proprietary business information disclosed during support interactions</w:t>
        </w:r>
      </w:ins>
    </w:p>
    <w:p w14:paraId="591CED53" w14:textId="77777777" w:rsidR="00637087" w:rsidRPr="00637087" w:rsidRDefault="00637087" w:rsidP="00637087">
      <w:pPr>
        <w:pStyle w:val="PlainText"/>
        <w:rPr>
          <w:ins w:id="735" w:author="Author" w:date="2026-01-23T09:53:00Z" w16du:dateUtc="2026-01-23T15:53:00Z"/>
          <w:rFonts w:ascii="Courier New" w:hAnsi="Courier New" w:cs="Courier New"/>
        </w:rPr>
      </w:pPr>
    </w:p>
    <w:p w14:paraId="45C97DBE" w14:textId="77777777" w:rsidR="00637087" w:rsidRPr="00637087" w:rsidRDefault="00637087" w:rsidP="00637087">
      <w:pPr>
        <w:pStyle w:val="PlainText"/>
        <w:rPr>
          <w:ins w:id="736" w:author="Author" w:date="2026-01-23T09:53:00Z" w16du:dateUtc="2026-01-23T15:53:00Z"/>
          <w:rFonts w:ascii="Courier New" w:hAnsi="Courier New" w:cs="Courier New"/>
        </w:rPr>
      </w:pPr>
      <w:ins w:id="737" w:author="Author" w:date="2026-01-23T09:53:00Z" w16du:dateUtc="2026-01-23T15:53:00Z">
        <w:r w:rsidRPr="00637087">
          <w:rPr>
            <w:rFonts w:ascii="Courier New" w:hAnsi="Courier New" w:cs="Courier New"/>
          </w:rPr>
          <w:t>### 14.2 Our Obligations</w:t>
        </w:r>
      </w:ins>
    </w:p>
    <w:p w14:paraId="5DE9ADC6" w14:textId="77777777" w:rsidR="00637087" w:rsidRPr="00637087" w:rsidRDefault="00637087" w:rsidP="00637087">
      <w:pPr>
        <w:pStyle w:val="PlainText"/>
        <w:rPr>
          <w:ins w:id="738" w:author="Author" w:date="2026-01-23T09:53:00Z" w16du:dateUtc="2026-01-23T15:53:00Z"/>
          <w:rFonts w:ascii="Courier New" w:hAnsi="Courier New" w:cs="Courier New"/>
        </w:rPr>
      </w:pPr>
    </w:p>
    <w:p w14:paraId="68BC7745" w14:textId="77777777" w:rsidR="00637087" w:rsidRPr="00637087" w:rsidRDefault="00637087" w:rsidP="00637087">
      <w:pPr>
        <w:pStyle w:val="PlainText"/>
        <w:rPr>
          <w:ins w:id="739" w:author="Author" w:date="2026-01-23T09:53:00Z" w16du:dateUtc="2026-01-23T15:53:00Z"/>
          <w:rFonts w:ascii="Courier New" w:hAnsi="Courier New" w:cs="Courier New"/>
        </w:rPr>
      </w:pPr>
      <w:ins w:id="740" w:author="Author" w:date="2026-01-23T09:53:00Z" w16du:dateUtc="2026-01-23T15:53:00Z">
        <w:r w:rsidRPr="00637087">
          <w:rPr>
            <w:rFonts w:ascii="Courier New" w:hAnsi="Courier New" w:cs="Courier New"/>
          </w:rPr>
          <w:t>We will maintain the confidentiality of your User Content and personal information in accordance with our Privacy Policy and applicable data protection laws. However, we may disclose your information:</w:t>
        </w:r>
      </w:ins>
    </w:p>
    <w:p w14:paraId="213872F3" w14:textId="77777777" w:rsidR="00637087" w:rsidRPr="00637087" w:rsidRDefault="00637087" w:rsidP="00637087">
      <w:pPr>
        <w:pStyle w:val="PlainText"/>
        <w:rPr>
          <w:ins w:id="741" w:author="Author" w:date="2026-01-23T09:53:00Z" w16du:dateUtc="2026-01-23T15:53:00Z"/>
          <w:rFonts w:ascii="Courier New" w:hAnsi="Courier New" w:cs="Courier New"/>
        </w:rPr>
      </w:pPr>
    </w:p>
    <w:p w14:paraId="0D9EA8CD" w14:textId="77777777" w:rsidR="00637087" w:rsidRPr="00637087" w:rsidRDefault="00637087" w:rsidP="00637087">
      <w:pPr>
        <w:pStyle w:val="PlainText"/>
        <w:rPr>
          <w:ins w:id="742" w:author="Author" w:date="2026-01-23T09:53:00Z" w16du:dateUtc="2026-01-23T15:53:00Z"/>
          <w:rFonts w:ascii="Courier New" w:hAnsi="Courier New" w:cs="Courier New"/>
        </w:rPr>
      </w:pPr>
      <w:ins w:id="743" w:author="Author" w:date="2026-01-23T09:53:00Z" w16du:dateUtc="2026-01-23T15:53:00Z">
        <w:r w:rsidRPr="00637087">
          <w:rPr>
            <w:rFonts w:ascii="Courier New" w:hAnsi="Courier New" w:cs="Courier New"/>
          </w:rPr>
          <w:t>- As required by law, regulation, or valid legal process</w:t>
        </w:r>
      </w:ins>
    </w:p>
    <w:p w14:paraId="1ABE6FC1" w14:textId="77777777" w:rsidR="00637087" w:rsidRPr="00637087" w:rsidRDefault="00637087" w:rsidP="00637087">
      <w:pPr>
        <w:pStyle w:val="PlainText"/>
        <w:rPr>
          <w:ins w:id="744" w:author="Author" w:date="2026-01-23T09:53:00Z" w16du:dateUtc="2026-01-23T15:53:00Z"/>
          <w:rFonts w:ascii="Courier New" w:hAnsi="Courier New" w:cs="Courier New"/>
        </w:rPr>
      </w:pPr>
      <w:ins w:id="745" w:author="Author" w:date="2026-01-23T09:53:00Z" w16du:dateUtc="2026-01-23T15:53:00Z">
        <w:r w:rsidRPr="00637087">
          <w:rPr>
            <w:rFonts w:ascii="Courier New" w:hAnsi="Courier New" w:cs="Courier New"/>
          </w:rPr>
          <w:t>- To protect our rights, property, or safety, or that of our users or the public</w:t>
        </w:r>
      </w:ins>
    </w:p>
    <w:p w14:paraId="16D20A32" w14:textId="77777777" w:rsidR="00637087" w:rsidRPr="00637087" w:rsidRDefault="00637087" w:rsidP="00637087">
      <w:pPr>
        <w:pStyle w:val="PlainText"/>
        <w:rPr>
          <w:ins w:id="746" w:author="Author" w:date="2026-01-23T09:53:00Z" w16du:dateUtc="2026-01-23T15:53:00Z"/>
          <w:rFonts w:ascii="Courier New" w:hAnsi="Courier New" w:cs="Courier New"/>
        </w:rPr>
      </w:pPr>
      <w:ins w:id="747" w:author="Author" w:date="2026-01-23T09:53:00Z" w16du:dateUtc="2026-01-23T15:53:00Z">
        <w:r w:rsidRPr="00637087">
          <w:rPr>
            <w:rFonts w:ascii="Courier New" w:hAnsi="Courier New" w:cs="Courier New"/>
          </w:rPr>
          <w:t>- In connection with a merger, acquisition, or sale of assets (with notification to affected users)</w:t>
        </w:r>
      </w:ins>
    </w:p>
    <w:p w14:paraId="12DDD3CB" w14:textId="77777777" w:rsidR="00637087" w:rsidRPr="00637087" w:rsidRDefault="00637087" w:rsidP="00637087">
      <w:pPr>
        <w:pStyle w:val="PlainText"/>
        <w:rPr>
          <w:ins w:id="748" w:author="Author" w:date="2026-01-23T09:53:00Z" w16du:dateUtc="2026-01-23T15:53:00Z"/>
          <w:rFonts w:ascii="Courier New" w:hAnsi="Courier New" w:cs="Courier New"/>
        </w:rPr>
      </w:pPr>
      <w:ins w:id="749" w:author="Author" w:date="2026-01-23T09:53:00Z" w16du:dateUtc="2026-01-23T15:53:00Z">
        <w:r w:rsidRPr="00637087">
          <w:rPr>
            <w:rFonts w:ascii="Courier New" w:hAnsi="Courier New" w:cs="Courier New"/>
          </w:rPr>
          <w:t>- With your explicit consent</w:t>
        </w:r>
      </w:ins>
    </w:p>
    <w:p w14:paraId="6312CBFD" w14:textId="77777777" w:rsidR="00637087" w:rsidRPr="00637087" w:rsidRDefault="00637087" w:rsidP="00637087">
      <w:pPr>
        <w:pStyle w:val="PlainText"/>
        <w:rPr>
          <w:ins w:id="750" w:author="Author" w:date="2026-01-23T09:53:00Z" w16du:dateUtc="2026-01-23T15:53:00Z"/>
          <w:rFonts w:ascii="Courier New" w:hAnsi="Courier New" w:cs="Courier New"/>
        </w:rPr>
      </w:pPr>
    </w:p>
    <w:p w14:paraId="6328A06B" w14:textId="77777777" w:rsidR="00637087" w:rsidRPr="00637087" w:rsidRDefault="00637087" w:rsidP="00637087">
      <w:pPr>
        <w:pStyle w:val="PlainText"/>
        <w:rPr>
          <w:ins w:id="751" w:author="Author" w:date="2026-01-23T09:53:00Z" w16du:dateUtc="2026-01-23T15:53:00Z"/>
          <w:rFonts w:ascii="Courier New" w:hAnsi="Courier New" w:cs="Courier New"/>
        </w:rPr>
      </w:pPr>
      <w:ins w:id="752" w:author="Author" w:date="2026-01-23T09:53:00Z" w16du:dateUtc="2026-01-23T15:53:00Z">
        <w:r w:rsidRPr="00637087">
          <w:rPr>
            <w:rFonts w:ascii="Courier New" w:hAnsi="Courier New" w:cs="Courier New"/>
          </w:rPr>
          <w:t>---</w:t>
        </w:r>
      </w:ins>
    </w:p>
    <w:p w14:paraId="289F1E36" w14:textId="77777777" w:rsidR="00637087" w:rsidRPr="00637087" w:rsidRDefault="00637087" w:rsidP="00637087">
      <w:pPr>
        <w:pStyle w:val="PlainText"/>
        <w:rPr>
          <w:ins w:id="753" w:author="Author" w:date="2026-01-23T09:53:00Z" w16du:dateUtc="2026-01-23T15:53:00Z"/>
          <w:rFonts w:ascii="Courier New" w:hAnsi="Courier New" w:cs="Courier New"/>
        </w:rPr>
      </w:pPr>
    </w:p>
    <w:p w14:paraId="2C817FBE" w14:textId="77777777" w:rsidR="00637087" w:rsidRPr="00637087" w:rsidRDefault="00637087" w:rsidP="00637087">
      <w:pPr>
        <w:pStyle w:val="PlainText"/>
        <w:rPr>
          <w:moveFrom w:id="754" w:author="Author" w:date="2026-01-23T09:53:00Z" w16du:dateUtc="2026-01-23T15:53:00Z"/>
          <w:rFonts w:ascii="Courier New" w:hAnsi="Courier New" w:cs="Courier New"/>
        </w:rPr>
      </w:pPr>
      <w:ins w:id="755" w:author="Author" w:date="2026-01-23T09:53:00Z" w16du:dateUtc="2026-01-23T15:53:00Z">
        <w:r w:rsidRPr="00637087">
          <w:rPr>
            <w:rFonts w:ascii="Courier New" w:hAnsi="Courier New" w:cs="Courier New"/>
          </w:rPr>
          <w:t xml:space="preserve">## 15. </w:t>
        </w:r>
      </w:ins>
      <w:moveFromRangeStart w:id="756" w:author="Author" w:date="2026-01-23T09:53:00Z" w:name="move220054444"/>
    </w:p>
    <w:p w14:paraId="7F0E5664" w14:textId="77777777" w:rsidR="00637087" w:rsidRPr="00637087" w:rsidRDefault="00637087" w:rsidP="00637087">
      <w:pPr>
        <w:pStyle w:val="PlainText"/>
        <w:rPr>
          <w:moveFrom w:id="757" w:author="Author" w:date="2026-01-23T09:53:00Z" w16du:dateUtc="2026-01-23T15:53:00Z"/>
          <w:rFonts w:ascii="Courier New" w:hAnsi="Courier New" w:cs="Courier New"/>
        </w:rPr>
      </w:pPr>
      <w:moveFrom w:id="758" w:author="Author" w:date="2026-01-23T09:53:00Z" w16du:dateUtc="2026-01-23T15:53:00Z">
        <w:r w:rsidRPr="00637087">
          <w:rPr>
            <w:rFonts w:ascii="Courier New" w:hAnsi="Courier New" w:cs="Courier New"/>
          </w:rPr>
          <w:t>---</w:t>
        </w:r>
      </w:moveFrom>
    </w:p>
    <w:p w14:paraId="64152746" w14:textId="77777777" w:rsidR="00637087" w:rsidRPr="00637087" w:rsidRDefault="00637087" w:rsidP="00637087">
      <w:pPr>
        <w:pStyle w:val="PlainText"/>
        <w:rPr>
          <w:moveFrom w:id="759" w:author="Author" w:date="2026-01-23T09:53:00Z" w16du:dateUtc="2026-01-23T15:53:00Z"/>
          <w:rFonts w:ascii="Courier New" w:hAnsi="Courier New" w:cs="Courier New"/>
        </w:rPr>
      </w:pPr>
    </w:p>
    <w:p w14:paraId="7B56C253" w14:textId="1A908678" w:rsidR="00637087" w:rsidRPr="00637087" w:rsidRDefault="00637087" w:rsidP="00637087">
      <w:pPr>
        <w:pStyle w:val="PlainText"/>
        <w:rPr>
          <w:rFonts w:ascii="Courier New" w:hAnsi="Courier New" w:cs="Courier New"/>
        </w:rPr>
      </w:pPr>
      <w:moveFrom w:id="760" w:author="Author" w:date="2026-01-23T09:53:00Z" w16du:dateUtc="2026-01-23T15:53:00Z">
        <w:r w:rsidRPr="00637087">
          <w:rPr>
            <w:rFonts w:ascii="Courier New" w:hAnsi="Courier New" w:cs="Courier New"/>
          </w:rPr>
          <w:t xml:space="preserve">## 14. </w:t>
        </w:r>
      </w:moveFrom>
      <w:moveFromRangeEnd w:id="756"/>
      <w:r w:rsidRPr="00637087">
        <w:rPr>
          <w:rFonts w:ascii="Courier New" w:hAnsi="Courier New" w:cs="Courier New"/>
        </w:rPr>
        <w:t>Account Termination and Data Deletion</w:t>
      </w:r>
    </w:p>
    <w:p w14:paraId="4A69D9A5" w14:textId="77777777" w:rsidR="00637087" w:rsidRPr="00637087" w:rsidRDefault="00637087" w:rsidP="00637087">
      <w:pPr>
        <w:pStyle w:val="PlainText"/>
        <w:rPr>
          <w:rFonts w:ascii="Courier New" w:hAnsi="Courier New" w:cs="Courier New"/>
        </w:rPr>
      </w:pPr>
    </w:p>
    <w:p w14:paraId="59CF7392" w14:textId="77777777" w:rsidR="00637087" w:rsidRPr="00637087" w:rsidRDefault="00637087" w:rsidP="00637087">
      <w:pPr>
        <w:pStyle w:val="PlainText"/>
        <w:rPr>
          <w:ins w:id="761" w:author="Author" w:date="2026-01-23T09:53:00Z" w16du:dateUtc="2026-01-23T15:53:00Z"/>
          <w:rFonts w:ascii="Courier New" w:hAnsi="Courier New" w:cs="Courier New"/>
        </w:rPr>
      </w:pPr>
      <w:ins w:id="762" w:author="Author" w:date="2026-01-23T09:53:00Z" w16du:dateUtc="2026-01-23T15:53:00Z">
        <w:r w:rsidRPr="00637087">
          <w:rPr>
            <w:rFonts w:ascii="Courier New" w:hAnsi="Courier New" w:cs="Courier New"/>
          </w:rPr>
          <w:lastRenderedPageBreak/>
          <w:t>### 15.1 Termination by You</w:t>
        </w:r>
      </w:ins>
    </w:p>
    <w:p w14:paraId="06917FB6" w14:textId="77777777" w:rsidR="00637087" w:rsidRPr="00637087" w:rsidRDefault="00637087" w:rsidP="00637087">
      <w:pPr>
        <w:pStyle w:val="PlainText"/>
        <w:rPr>
          <w:ins w:id="763" w:author="Author" w:date="2026-01-23T09:53:00Z" w16du:dateUtc="2026-01-23T15:53:00Z"/>
          <w:rFonts w:ascii="Courier New" w:hAnsi="Courier New" w:cs="Courier New"/>
        </w:rPr>
      </w:pPr>
    </w:p>
    <w:p w14:paraId="16DD0A2A" w14:textId="35835B7F" w:rsidR="00637087" w:rsidRPr="00637087" w:rsidRDefault="00637087" w:rsidP="00637087">
      <w:pPr>
        <w:pStyle w:val="PlainText"/>
        <w:rPr>
          <w:ins w:id="764" w:author="Author" w:date="2026-01-23T09:53:00Z" w16du:dateUtc="2026-01-23T15:53:00Z"/>
          <w:rFonts w:ascii="Courier New" w:hAnsi="Courier New" w:cs="Courier New"/>
        </w:rPr>
      </w:pPr>
      <w:r w:rsidRPr="00637087">
        <w:rPr>
          <w:rFonts w:ascii="Courier New" w:hAnsi="Courier New" w:cs="Courier New"/>
        </w:rPr>
        <w:t>You may request to delete your account at any time</w:t>
      </w:r>
      <w:del w:id="765" w:author="Author" w:date="2026-01-23T09:53:00Z" w16du:dateUtc="2026-01-23T15:53:00Z">
        <w:r w:rsidR="00710F67" w:rsidRPr="00710F67">
          <w:rPr>
            <w:rFonts w:ascii="Courier New" w:hAnsi="Courier New" w:cs="Courier New"/>
          </w:rPr>
          <w:delText xml:space="preserve">. </w:delText>
        </w:r>
      </w:del>
      <w:ins w:id="766" w:author="Author" w:date="2026-01-23T09:53:00Z" w16du:dateUtc="2026-01-23T15:53:00Z">
        <w:r w:rsidRPr="00637087">
          <w:rPr>
            <w:rFonts w:ascii="Courier New" w:hAnsi="Courier New" w:cs="Courier New"/>
          </w:rPr>
          <w:t xml:space="preserve"> by contacting support@starshippsychics.com or using the account deletion feature in your account settings.</w:t>
        </w:r>
      </w:ins>
    </w:p>
    <w:p w14:paraId="38DBA4B5" w14:textId="77777777" w:rsidR="00637087" w:rsidRPr="00637087" w:rsidRDefault="00637087" w:rsidP="00637087">
      <w:pPr>
        <w:pStyle w:val="PlainText"/>
        <w:rPr>
          <w:ins w:id="767" w:author="Author" w:date="2026-01-23T09:53:00Z" w16du:dateUtc="2026-01-23T15:53:00Z"/>
          <w:rFonts w:ascii="Courier New" w:hAnsi="Courier New" w:cs="Courier New"/>
        </w:rPr>
      </w:pPr>
    </w:p>
    <w:p w14:paraId="5D4A771D" w14:textId="77777777" w:rsidR="00637087" w:rsidRPr="00637087" w:rsidRDefault="00637087" w:rsidP="00637087">
      <w:pPr>
        <w:pStyle w:val="PlainText"/>
        <w:rPr>
          <w:ins w:id="768" w:author="Author" w:date="2026-01-23T09:53:00Z" w16du:dateUtc="2026-01-23T15:53:00Z"/>
          <w:rFonts w:ascii="Courier New" w:hAnsi="Courier New" w:cs="Courier New"/>
        </w:rPr>
      </w:pPr>
      <w:ins w:id="769" w:author="Author" w:date="2026-01-23T09:53:00Z" w16du:dateUtc="2026-01-23T15:53:00Z">
        <w:r w:rsidRPr="00637087">
          <w:rPr>
            <w:rFonts w:ascii="Courier New" w:hAnsi="Courier New" w:cs="Courier New"/>
          </w:rPr>
          <w:t>### 15.2 Grace Period</w:t>
        </w:r>
      </w:ins>
    </w:p>
    <w:p w14:paraId="0CC878B1" w14:textId="77777777" w:rsidR="00637087" w:rsidRPr="00637087" w:rsidRDefault="00637087" w:rsidP="00637087">
      <w:pPr>
        <w:pStyle w:val="PlainText"/>
        <w:rPr>
          <w:ins w:id="770" w:author="Author" w:date="2026-01-23T09:53:00Z" w16du:dateUtc="2026-01-23T15:53:00Z"/>
          <w:rFonts w:ascii="Courier New" w:hAnsi="Courier New" w:cs="Courier New"/>
        </w:rPr>
      </w:pPr>
    </w:p>
    <w:p w14:paraId="01CADA0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xml:space="preserve">Upon </w:t>
      </w:r>
      <w:ins w:id="771" w:author="Author" w:date="2026-01-23T09:53:00Z" w16du:dateUtc="2026-01-23T15:53:00Z">
        <w:r w:rsidRPr="00637087">
          <w:rPr>
            <w:rFonts w:ascii="Courier New" w:hAnsi="Courier New" w:cs="Courier New"/>
          </w:rPr>
          <w:t xml:space="preserve">receiving your </w:t>
        </w:r>
      </w:ins>
      <w:r w:rsidRPr="00637087">
        <w:rPr>
          <w:rFonts w:ascii="Courier New" w:hAnsi="Courier New" w:cs="Courier New"/>
        </w:rPr>
        <w:t>deletion request:</w:t>
      </w:r>
    </w:p>
    <w:p w14:paraId="5E1AC2BD" w14:textId="77777777" w:rsidR="00637087" w:rsidRPr="00637087" w:rsidRDefault="00637087" w:rsidP="00637087">
      <w:pPr>
        <w:pStyle w:val="PlainText"/>
        <w:rPr>
          <w:rFonts w:ascii="Courier New" w:hAnsi="Courier New" w:cs="Courier New"/>
        </w:rPr>
      </w:pPr>
    </w:p>
    <w:p w14:paraId="43ADAD18"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Your account will be marked for deletion</w:t>
      </w:r>
      <w:ins w:id="772" w:author="Author" w:date="2026-01-23T09:53:00Z" w16du:dateUtc="2026-01-23T15:53:00Z">
        <w:r w:rsidRPr="00637087">
          <w:rPr>
            <w:rFonts w:ascii="Courier New" w:hAnsi="Courier New" w:cs="Courier New"/>
          </w:rPr>
          <w:t xml:space="preserve"> and access will be disabled</w:t>
        </w:r>
      </w:ins>
    </w:p>
    <w:p w14:paraId="78D659CA" w14:textId="14563A4E"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You </w:t>
      </w:r>
      <w:ins w:id="773" w:author="Author" w:date="2026-01-23T09:53:00Z" w16du:dateUtc="2026-01-23T15:53:00Z">
        <w:r w:rsidRPr="00637087">
          <w:rPr>
            <w:rFonts w:ascii="Courier New" w:hAnsi="Courier New" w:cs="Courier New"/>
          </w:rPr>
          <w:t xml:space="preserve">will </w:t>
        </w:r>
      </w:ins>
      <w:r w:rsidRPr="00637087">
        <w:rPr>
          <w:rFonts w:ascii="Courier New" w:hAnsi="Courier New" w:cs="Courier New"/>
        </w:rPr>
        <w:t xml:space="preserve">have </w:t>
      </w:r>
      <w:ins w:id="774" w:author="Author" w:date="2026-01-23T09:53:00Z" w16du:dateUtc="2026-01-23T15:53:00Z">
        <w:r w:rsidRPr="00637087">
          <w:rPr>
            <w:rFonts w:ascii="Courier New" w:hAnsi="Courier New" w:cs="Courier New"/>
          </w:rPr>
          <w:t>a **</w:t>
        </w:r>
      </w:ins>
      <w:r w:rsidRPr="00637087">
        <w:rPr>
          <w:rFonts w:ascii="Courier New" w:hAnsi="Courier New" w:cs="Courier New"/>
        </w:rPr>
        <w:t>30</w:t>
      </w:r>
      <w:del w:id="775" w:author="Author" w:date="2026-01-23T09:53:00Z" w16du:dateUtc="2026-01-23T15:53:00Z">
        <w:r w:rsidR="00710F67" w:rsidRPr="00710F67">
          <w:rPr>
            <w:rFonts w:ascii="Courier New" w:hAnsi="Courier New" w:cs="Courier New"/>
          </w:rPr>
          <w:delText xml:space="preserve"> days</w:delText>
        </w:r>
      </w:del>
      <w:ins w:id="776" w:author="Author" w:date="2026-01-23T09:53:00Z" w16du:dateUtc="2026-01-23T15:53:00Z">
        <w:r w:rsidRPr="00637087">
          <w:rPr>
            <w:rFonts w:ascii="Courier New" w:hAnsi="Courier New" w:cs="Courier New"/>
          </w:rPr>
          <w:t>-day grace period**</w:t>
        </w:r>
      </w:ins>
      <w:r w:rsidRPr="00637087">
        <w:rPr>
          <w:rFonts w:ascii="Courier New" w:hAnsi="Courier New" w:cs="Courier New"/>
        </w:rPr>
        <w:t xml:space="preserve"> to change your mind </w:t>
      </w:r>
      <w:del w:id="777" w:author="Author" w:date="2026-01-23T09:53:00Z" w16du:dateUtc="2026-01-23T15:53:00Z">
        <w:r w:rsidR="00710F67" w:rsidRPr="00710F67">
          <w:rPr>
            <w:rFonts w:ascii="Courier New" w:hAnsi="Courier New" w:cs="Courier New"/>
          </w:rPr>
          <w:delText>(grace period)</w:delText>
        </w:r>
      </w:del>
      <w:ins w:id="778" w:author="Author" w:date="2026-01-23T09:53:00Z" w16du:dateUtc="2026-01-23T15:53:00Z">
        <w:r w:rsidRPr="00637087">
          <w:rPr>
            <w:rFonts w:ascii="Courier New" w:hAnsi="Courier New" w:cs="Courier New"/>
          </w:rPr>
          <w:t>and reactivate your account</w:t>
        </w:r>
      </w:ins>
    </w:p>
    <w:p w14:paraId="523FA60C" w14:textId="4B0788B1" w:rsidR="00637087" w:rsidRPr="00637087" w:rsidRDefault="00710F67" w:rsidP="00637087">
      <w:pPr>
        <w:pStyle w:val="PlainText"/>
        <w:rPr>
          <w:ins w:id="779" w:author="Author" w:date="2026-01-23T09:53:00Z" w16du:dateUtc="2026-01-23T15:53:00Z"/>
          <w:rFonts w:ascii="Courier New" w:hAnsi="Courier New" w:cs="Courier New"/>
        </w:rPr>
      </w:pPr>
      <w:del w:id="780" w:author="Author" w:date="2026-01-23T09:53:00Z" w16du:dateUtc="2026-01-23T15:53:00Z">
        <w:r w:rsidRPr="00710F67">
          <w:rPr>
            <w:rFonts w:ascii="Courier New" w:hAnsi="Courier New" w:cs="Courier New"/>
          </w:rPr>
          <w:delText xml:space="preserve">- </w:delText>
        </w:r>
      </w:del>
      <w:ins w:id="781" w:author="Author" w:date="2026-01-23T09:53:00Z" w16du:dateUtc="2026-01-23T15:53:00Z">
        <w:r w:rsidR="00637087" w:rsidRPr="00637087">
          <w:rPr>
            <w:rFonts w:ascii="Courier New" w:hAnsi="Courier New" w:cs="Courier New"/>
          </w:rPr>
          <w:t>- During this grace period, your data will be retained but your account will be inaccessible</w:t>
        </w:r>
      </w:ins>
    </w:p>
    <w:p w14:paraId="6ED20A60" w14:textId="77777777" w:rsidR="00637087" w:rsidRPr="00637087" w:rsidRDefault="00637087" w:rsidP="00637087">
      <w:pPr>
        <w:pStyle w:val="PlainText"/>
        <w:rPr>
          <w:ins w:id="782" w:author="Author" w:date="2026-01-23T09:53:00Z" w16du:dateUtc="2026-01-23T15:53:00Z"/>
          <w:rFonts w:ascii="Courier New" w:hAnsi="Courier New" w:cs="Courier New"/>
        </w:rPr>
      </w:pPr>
    </w:p>
    <w:p w14:paraId="0AE4F3EC" w14:textId="77777777" w:rsidR="00637087" w:rsidRPr="00637087" w:rsidRDefault="00637087" w:rsidP="00637087">
      <w:pPr>
        <w:pStyle w:val="PlainText"/>
        <w:rPr>
          <w:ins w:id="783" w:author="Author" w:date="2026-01-23T09:53:00Z" w16du:dateUtc="2026-01-23T15:53:00Z"/>
          <w:rFonts w:ascii="Courier New" w:hAnsi="Courier New" w:cs="Courier New"/>
        </w:rPr>
      </w:pPr>
      <w:ins w:id="784" w:author="Author" w:date="2026-01-23T09:53:00Z" w16du:dateUtc="2026-01-23T15:53:00Z">
        <w:r w:rsidRPr="00637087">
          <w:rPr>
            <w:rFonts w:ascii="Courier New" w:hAnsi="Courier New" w:cs="Courier New"/>
          </w:rPr>
          <w:t>### 15.3 Data Anonymization and Deletion</w:t>
        </w:r>
      </w:ins>
    </w:p>
    <w:p w14:paraId="0C6E5FB5" w14:textId="77777777" w:rsidR="00637087" w:rsidRPr="00637087" w:rsidRDefault="00637087" w:rsidP="00637087">
      <w:pPr>
        <w:pStyle w:val="PlainText"/>
        <w:rPr>
          <w:ins w:id="785" w:author="Author" w:date="2026-01-23T09:53:00Z" w16du:dateUtc="2026-01-23T15:53:00Z"/>
          <w:rFonts w:ascii="Courier New" w:hAnsi="Courier New" w:cs="Courier New"/>
        </w:rPr>
      </w:pPr>
    </w:p>
    <w:p w14:paraId="015A545C" w14:textId="7B13DDA4" w:rsidR="00637087" w:rsidRPr="00637087" w:rsidRDefault="00637087" w:rsidP="00637087">
      <w:pPr>
        <w:pStyle w:val="PlainText"/>
        <w:rPr>
          <w:ins w:id="786" w:author="Author" w:date="2026-01-23T09:53:00Z" w16du:dateUtc="2026-01-23T15:53:00Z"/>
          <w:rFonts w:ascii="Courier New" w:hAnsi="Courier New" w:cs="Courier New"/>
        </w:rPr>
      </w:pPr>
      <w:r w:rsidRPr="00637087">
        <w:rPr>
          <w:rFonts w:ascii="Courier New" w:hAnsi="Courier New" w:cs="Courier New"/>
        </w:rPr>
        <w:t xml:space="preserve">After </w:t>
      </w:r>
      <w:ins w:id="787" w:author="Author" w:date="2026-01-23T09:53:00Z" w16du:dateUtc="2026-01-23T15:53:00Z">
        <w:r w:rsidRPr="00637087">
          <w:rPr>
            <w:rFonts w:ascii="Courier New" w:hAnsi="Courier New" w:cs="Courier New"/>
          </w:rPr>
          <w:t xml:space="preserve">the </w:t>
        </w:r>
      </w:ins>
      <w:r w:rsidRPr="00637087">
        <w:rPr>
          <w:rFonts w:ascii="Courier New" w:hAnsi="Courier New" w:cs="Courier New"/>
        </w:rPr>
        <w:t>30</w:t>
      </w:r>
      <w:del w:id="788" w:author="Author" w:date="2026-01-23T09:53:00Z" w16du:dateUtc="2026-01-23T15:53:00Z">
        <w:r w:rsidR="00710F67" w:rsidRPr="00710F67">
          <w:rPr>
            <w:rFonts w:ascii="Courier New" w:hAnsi="Courier New" w:cs="Courier New"/>
          </w:rPr>
          <w:delText xml:space="preserve"> days, your personal</w:delText>
        </w:r>
      </w:del>
      <w:ins w:id="789" w:author="Author" w:date="2026-01-23T09:53:00Z" w16du:dateUtc="2026-01-23T15:53:00Z">
        <w:r w:rsidRPr="00637087">
          <w:rPr>
            <w:rFonts w:ascii="Courier New" w:hAnsi="Courier New" w:cs="Courier New"/>
          </w:rPr>
          <w:t>-day grace period:</w:t>
        </w:r>
      </w:ins>
    </w:p>
    <w:p w14:paraId="01630A58" w14:textId="77777777" w:rsidR="00637087" w:rsidRPr="00637087" w:rsidRDefault="00637087" w:rsidP="00637087">
      <w:pPr>
        <w:pStyle w:val="PlainText"/>
        <w:rPr>
          <w:ins w:id="790" w:author="Author" w:date="2026-01-23T09:53:00Z" w16du:dateUtc="2026-01-23T15:53:00Z"/>
          <w:rFonts w:ascii="Courier New" w:hAnsi="Courier New" w:cs="Courier New"/>
        </w:rPr>
      </w:pPr>
    </w:p>
    <w:p w14:paraId="4F9078EF" w14:textId="77777777" w:rsidR="00637087" w:rsidRPr="00637087" w:rsidRDefault="00637087" w:rsidP="00637087">
      <w:pPr>
        <w:pStyle w:val="PlainText"/>
        <w:rPr>
          <w:rFonts w:ascii="Courier New" w:hAnsi="Courier New" w:cs="Courier New"/>
        </w:rPr>
      </w:pPr>
      <w:ins w:id="791" w:author="Author" w:date="2026-01-23T09:53:00Z" w16du:dateUtc="2026-01-23T15:53:00Z">
        <w:r w:rsidRPr="00637087">
          <w:rPr>
            <w:rFonts w:ascii="Courier New" w:hAnsi="Courier New" w:cs="Courier New"/>
          </w:rPr>
          <w:t>- **Personal identifiers** (name, email, contact</w:t>
        </w:r>
      </w:ins>
      <w:r w:rsidRPr="00637087">
        <w:rPr>
          <w:rFonts w:ascii="Courier New" w:hAnsi="Courier New" w:cs="Courier New"/>
        </w:rPr>
        <w:t xml:space="preserve"> information</w:t>
      </w:r>
      <w:ins w:id="792" w:author="Author" w:date="2026-01-23T09:53:00Z" w16du:dateUtc="2026-01-23T15:53:00Z">
        <w:r w:rsidRPr="00637087">
          <w:rPr>
            <w:rFonts w:ascii="Courier New" w:hAnsi="Courier New" w:cs="Courier New"/>
          </w:rPr>
          <w:t>)</w:t>
        </w:r>
      </w:ins>
      <w:r w:rsidRPr="00637087">
        <w:rPr>
          <w:rFonts w:ascii="Courier New" w:hAnsi="Courier New" w:cs="Courier New"/>
        </w:rPr>
        <w:t xml:space="preserve"> will be anonymized</w:t>
      </w:r>
      <w:ins w:id="793" w:author="Author" w:date="2026-01-23T09:53:00Z" w16du:dateUtc="2026-01-23T15:53:00Z">
        <w:r w:rsidRPr="00637087">
          <w:rPr>
            <w:rFonts w:ascii="Courier New" w:hAnsi="Courier New" w:cs="Courier New"/>
          </w:rPr>
          <w:t xml:space="preserve"> or deleted</w:t>
        </w:r>
      </w:ins>
    </w:p>
    <w:p w14:paraId="442AD9A2" w14:textId="77777777" w:rsidR="00710F67" w:rsidRPr="00710F67" w:rsidRDefault="00710F67" w:rsidP="00710F67">
      <w:pPr>
        <w:pStyle w:val="PlainText"/>
        <w:rPr>
          <w:del w:id="794" w:author="Author" w:date="2026-01-23T09:53:00Z" w16du:dateUtc="2026-01-23T15:53:00Z"/>
          <w:rFonts w:ascii="Courier New" w:hAnsi="Courier New" w:cs="Courier New"/>
        </w:rPr>
      </w:pPr>
      <w:del w:id="795" w:author="Author" w:date="2026-01-23T09:53:00Z" w16du:dateUtc="2026-01-23T15:53:00Z">
        <w:r w:rsidRPr="00710F67">
          <w:rPr>
            <w:rFonts w:ascii="Courier New" w:hAnsi="Courier New" w:cs="Courier New"/>
          </w:rPr>
          <w:delText>- After 2 years, all data will be permanently deleted</w:delText>
        </w:r>
      </w:del>
    </w:p>
    <w:p w14:paraId="3AEBFBD6" w14:textId="77777777" w:rsidR="00710F67" w:rsidRPr="00710F67" w:rsidRDefault="00710F67" w:rsidP="00710F67">
      <w:pPr>
        <w:pStyle w:val="PlainText"/>
        <w:rPr>
          <w:del w:id="796" w:author="Author" w:date="2026-01-23T09:53:00Z" w16du:dateUtc="2026-01-23T15:53:00Z"/>
          <w:rFonts w:ascii="Courier New" w:hAnsi="Courier New" w:cs="Courier New"/>
        </w:rPr>
      </w:pPr>
      <w:del w:id="797" w:author="Author" w:date="2026-01-23T09:53:00Z" w16du:dateUtc="2026-01-23T15:53:00Z">
        <w:r w:rsidRPr="00710F67">
          <w:rPr>
            <w:rFonts w:ascii="Courier New" w:hAnsi="Courier New" w:cs="Courier New"/>
          </w:rPr>
          <w:delText>- You will receive an email at the 1-year mark notifying you of upcoming deletion</w:delText>
        </w:r>
      </w:del>
    </w:p>
    <w:p w14:paraId="0A290E5F" w14:textId="77777777" w:rsidR="00710F67" w:rsidRPr="00710F67" w:rsidRDefault="00710F67" w:rsidP="00710F67">
      <w:pPr>
        <w:pStyle w:val="PlainText"/>
        <w:rPr>
          <w:del w:id="798" w:author="Author" w:date="2026-01-23T09:53:00Z" w16du:dateUtc="2026-01-23T15:53:00Z"/>
          <w:rFonts w:ascii="Courier New" w:hAnsi="Courier New" w:cs="Courier New"/>
        </w:rPr>
      </w:pPr>
    </w:p>
    <w:p w14:paraId="64190CE1" w14:textId="77777777" w:rsidR="00710F67" w:rsidRPr="00710F67" w:rsidRDefault="00710F67" w:rsidP="00710F67">
      <w:pPr>
        <w:pStyle w:val="PlainText"/>
        <w:rPr>
          <w:del w:id="799" w:author="Author" w:date="2026-01-23T09:53:00Z" w16du:dateUtc="2026-01-23T15:53:00Z"/>
          <w:rFonts w:ascii="Courier New" w:hAnsi="Courier New" w:cs="Courier New"/>
        </w:rPr>
      </w:pPr>
      <w:del w:id="800" w:author="Author" w:date="2026-01-23T09:53:00Z" w16du:dateUtc="2026-01-23T15:53:00Z">
        <w:r w:rsidRPr="00710F67">
          <w:rPr>
            <w:rFonts w:ascii="Courier New" w:hAnsi="Courier New" w:cs="Courier New"/>
          </w:rPr>
          <w:delText>---</w:delText>
        </w:r>
      </w:del>
    </w:p>
    <w:p w14:paraId="301000AF" w14:textId="77777777" w:rsidR="00710F67" w:rsidRPr="00710F67" w:rsidRDefault="00710F67" w:rsidP="00710F67">
      <w:pPr>
        <w:pStyle w:val="PlainText"/>
        <w:rPr>
          <w:del w:id="801" w:author="Author" w:date="2026-01-23T09:53:00Z" w16du:dateUtc="2026-01-23T15:53:00Z"/>
          <w:rFonts w:ascii="Courier New" w:hAnsi="Courier New" w:cs="Courier New"/>
        </w:rPr>
      </w:pPr>
    </w:p>
    <w:p w14:paraId="747C392E" w14:textId="70F71775" w:rsidR="00637087" w:rsidRPr="00637087" w:rsidRDefault="00710F67" w:rsidP="00637087">
      <w:pPr>
        <w:pStyle w:val="PlainText"/>
        <w:rPr>
          <w:ins w:id="802" w:author="Author" w:date="2026-01-23T09:53:00Z" w16du:dateUtc="2026-01-23T15:53:00Z"/>
          <w:rFonts w:ascii="Courier New" w:hAnsi="Courier New" w:cs="Courier New"/>
        </w:rPr>
      </w:pPr>
      <w:del w:id="803" w:author="Author" w:date="2026-01-23T09:53:00Z" w16du:dateUtc="2026-01-23T15:53:00Z">
        <w:r w:rsidRPr="00710F67">
          <w:rPr>
            <w:rFonts w:ascii="Courier New" w:hAnsi="Courier New" w:cs="Courier New"/>
          </w:rPr>
          <w:delText xml:space="preserve">## 15. </w:delText>
        </w:r>
      </w:del>
      <w:ins w:id="804" w:author="Author" w:date="2026-01-23T09:53:00Z" w16du:dateUtc="2026-01-23T15:53:00Z">
        <w:r w:rsidR="00637087" w:rsidRPr="00637087">
          <w:rPr>
            <w:rFonts w:ascii="Courier New" w:hAnsi="Courier New" w:cs="Courier New"/>
          </w:rPr>
          <w:t>- **Chat history and User Content** will be anonymized (stripped of personally identifying information)</w:t>
        </w:r>
      </w:ins>
    </w:p>
    <w:p w14:paraId="5CAA8ED3" w14:textId="77777777" w:rsidR="00637087" w:rsidRPr="00637087" w:rsidRDefault="00637087" w:rsidP="00637087">
      <w:pPr>
        <w:pStyle w:val="PlainText"/>
        <w:rPr>
          <w:ins w:id="805" w:author="Author" w:date="2026-01-23T09:53:00Z" w16du:dateUtc="2026-01-23T15:53:00Z"/>
          <w:rFonts w:ascii="Courier New" w:hAnsi="Courier New" w:cs="Courier New"/>
        </w:rPr>
      </w:pPr>
      <w:ins w:id="806" w:author="Author" w:date="2026-01-23T09:53:00Z" w16du:dateUtc="2026-01-23T15:53:00Z">
        <w:r w:rsidRPr="00637087">
          <w:rPr>
            <w:rFonts w:ascii="Courier New" w:hAnsi="Courier New" w:cs="Courier New"/>
          </w:rPr>
          <w:t>- **Billing records** will be retained for legal and tax compliance as required by law</w:t>
        </w:r>
      </w:ins>
    </w:p>
    <w:p w14:paraId="16360AE6" w14:textId="77777777" w:rsidR="00637087" w:rsidRPr="00637087" w:rsidRDefault="00637087" w:rsidP="00637087">
      <w:pPr>
        <w:pStyle w:val="PlainText"/>
        <w:rPr>
          <w:ins w:id="807" w:author="Author" w:date="2026-01-23T09:53:00Z" w16du:dateUtc="2026-01-23T15:53:00Z"/>
          <w:rFonts w:ascii="Courier New" w:hAnsi="Courier New" w:cs="Courier New"/>
        </w:rPr>
      </w:pPr>
      <w:ins w:id="808" w:author="Author" w:date="2026-01-23T09:53:00Z" w16du:dateUtc="2026-01-23T15:53:00Z">
        <w:r w:rsidRPr="00637087">
          <w:rPr>
            <w:rFonts w:ascii="Courier New" w:hAnsi="Courier New" w:cs="Courier New"/>
          </w:rPr>
          <w:t>- **Security and fraud prevention data** may be retained in anonymized form</w:t>
        </w:r>
      </w:ins>
    </w:p>
    <w:p w14:paraId="324CCFA7" w14:textId="77777777" w:rsidR="00637087" w:rsidRPr="00637087" w:rsidRDefault="00637087" w:rsidP="00637087">
      <w:pPr>
        <w:pStyle w:val="PlainText"/>
        <w:rPr>
          <w:ins w:id="809" w:author="Author" w:date="2026-01-23T09:53:00Z" w16du:dateUtc="2026-01-23T15:53:00Z"/>
          <w:rFonts w:ascii="Courier New" w:hAnsi="Courier New" w:cs="Courier New"/>
        </w:rPr>
      </w:pPr>
    </w:p>
    <w:p w14:paraId="47C7190D" w14:textId="77777777" w:rsidR="00637087" w:rsidRPr="00637087" w:rsidRDefault="00637087" w:rsidP="00637087">
      <w:pPr>
        <w:pStyle w:val="PlainText"/>
        <w:rPr>
          <w:ins w:id="810" w:author="Author" w:date="2026-01-23T09:53:00Z" w16du:dateUtc="2026-01-23T15:53:00Z"/>
          <w:rFonts w:ascii="Courier New" w:hAnsi="Courier New" w:cs="Courier New"/>
        </w:rPr>
      </w:pPr>
      <w:ins w:id="811" w:author="Author" w:date="2026-01-23T09:53:00Z" w16du:dateUtc="2026-01-23T15:53:00Z">
        <w:r w:rsidRPr="00637087">
          <w:rPr>
            <w:rFonts w:ascii="Courier New" w:hAnsi="Courier New" w:cs="Courier New"/>
          </w:rPr>
          <w:t>"Anonymization" means your data is processed so that it cannot reasonably be used to identify you individually, either alone or in combination with other data.</w:t>
        </w:r>
      </w:ins>
    </w:p>
    <w:p w14:paraId="3C18EA54" w14:textId="77777777" w:rsidR="00637087" w:rsidRPr="00637087" w:rsidRDefault="00637087" w:rsidP="00637087">
      <w:pPr>
        <w:pStyle w:val="PlainText"/>
        <w:rPr>
          <w:ins w:id="812" w:author="Author" w:date="2026-01-23T09:53:00Z" w16du:dateUtc="2026-01-23T15:53:00Z"/>
          <w:rFonts w:ascii="Courier New" w:hAnsi="Courier New" w:cs="Courier New"/>
        </w:rPr>
      </w:pPr>
    </w:p>
    <w:p w14:paraId="22E273DB" w14:textId="77777777" w:rsidR="00637087" w:rsidRPr="00637087" w:rsidRDefault="00637087" w:rsidP="00637087">
      <w:pPr>
        <w:pStyle w:val="PlainText"/>
        <w:rPr>
          <w:ins w:id="813" w:author="Author" w:date="2026-01-23T09:53:00Z" w16du:dateUtc="2026-01-23T15:53:00Z"/>
          <w:rFonts w:ascii="Courier New" w:hAnsi="Courier New" w:cs="Courier New"/>
        </w:rPr>
      </w:pPr>
      <w:ins w:id="814" w:author="Author" w:date="2026-01-23T09:53:00Z" w16du:dateUtc="2026-01-23T15:53:00Z">
        <w:r w:rsidRPr="00637087">
          <w:rPr>
            <w:rFonts w:ascii="Courier New" w:hAnsi="Courier New" w:cs="Courier New"/>
          </w:rPr>
          <w:t>### 15.4 Retention for Legal Compliance</w:t>
        </w:r>
      </w:ins>
    </w:p>
    <w:p w14:paraId="64835C24" w14:textId="77777777" w:rsidR="00637087" w:rsidRPr="00637087" w:rsidRDefault="00637087" w:rsidP="00637087">
      <w:pPr>
        <w:pStyle w:val="PlainText"/>
        <w:rPr>
          <w:ins w:id="815" w:author="Author" w:date="2026-01-23T09:53:00Z" w16du:dateUtc="2026-01-23T15:53:00Z"/>
          <w:rFonts w:ascii="Courier New" w:hAnsi="Courier New" w:cs="Courier New"/>
        </w:rPr>
      </w:pPr>
    </w:p>
    <w:p w14:paraId="1E72CB24" w14:textId="77777777" w:rsidR="00637087" w:rsidRPr="00637087" w:rsidRDefault="00637087" w:rsidP="00637087">
      <w:pPr>
        <w:pStyle w:val="PlainText"/>
        <w:rPr>
          <w:ins w:id="816" w:author="Author" w:date="2026-01-23T09:53:00Z" w16du:dateUtc="2026-01-23T15:53:00Z"/>
          <w:rFonts w:ascii="Courier New" w:hAnsi="Courier New" w:cs="Courier New"/>
        </w:rPr>
      </w:pPr>
      <w:ins w:id="817" w:author="Author" w:date="2026-01-23T09:53:00Z" w16du:dateUtc="2026-01-23T15:53:00Z">
        <w:r w:rsidRPr="00637087">
          <w:rPr>
            <w:rFonts w:ascii="Courier New" w:hAnsi="Courier New" w:cs="Courier New"/>
          </w:rPr>
          <w:t>Certain data may be retained longer than the timelines above if required by law, including:</w:t>
        </w:r>
      </w:ins>
    </w:p>
    <w:p w14:paraId="34E7D36F" w14:textId="77777777" w:rsidR="00637087" w:rsidRPr="00637087" w:rsidRDefault="00637087" w:rsidP="00637087">
      <w:pPr>
        <w:pStyle w:val="PlainText"/>
        <w:rPr>
          <w:ins w:id="818" w:author="Author" w:date="2026-01-23T09:53:00Z" w16du:dateUtc="2026-01-23T15:53:00Z"/>
          <w:rFonts w:ascii="Courier New" w:hAnsi="Courier New" w:cs="Courier New"/>
        </w:rPr>
      </w:pPr>
    </w:p>
    <w:p w14:paraId="3CA71B5F" w14:textId="77777777" w:rsidR="00637087" w:rsidRPr="00637087" w:rsidRDefault="00637087" w:rsidP="00637087">
      <w:pPr>
        <w:pStyle w:val="PlainText"/>
        <w:rPr>
          <w:ins w:id="819" w:author="Author" w:date="2026-01-23T09:53:00Z" w16du:dateUtc="2026-01-23T15:53:00Z"/>
          <w:rFonts w:ascii="Courier New" w:hAnsi="Courier New" w:cs="Courier New"/>
        </w:rPr>
      </w:pPr>
      <w:ins w:id="820" w:author="Author" w:date="2026-01-23T09:53:00Z" w16du:dateUtc="2026-01-23T15:53:00Z">
        <w:r w:rsidRPr="00637087">
          <w:rPr>
            <w:rFonts w:ascii="Courier New" w:hAnsi="Courier New" w:cs="Courier New"/>
          </w:rPr>
          <w:t>- Tax and accounting records (typically 7 years as required by law)</w:t>
        </w:r>
      </w:ins>
    </w:p>
    <w:p w14:paraId="71D1E160" w14:textId="77777777" w:rsidR="00637087" w:rsidRPr="00637087" w:rsidRDefault="00637087" w:rsidP="00637087">
      <w:pPr>
        <w:pStyle w:val="PlainText"/>
        <w:rPr>
          <w:ins w:id="821" w:author="Author" w:date="2026-01-23T09:53:00Z" w16du:dateUtc="2026-01-23T15:53:00Z"/>
          <w:rFonts w:ascii="Courier New" w:hAnsi="Courier New" w:cs="Courier New"/>
        </w:rPr>
      </w:pPr>
      <w:ins w:id="822" w:author="Author" w:date="2026-01-23T09:53:00Z" w16du:dateUtc="2026-01-23T15:53:00Z">
        <w:r w:rsidRPr="00637087">
          <w:rPr>
            <w:rFonts w:ascii="Courier New" w:hAnsi="Courier New" w:cs="Courier New"/>
          </w:rPr>
          <w:t>- Data subject to litigation holds or legal investigations</w:t>
        </w:r>
      </w:ins>
    </w:p>
    <w:p w14:paraId="1BC02639" w14:textId="77777777" w:rsidR="00637087" w:rsidRPr="00637087" w:rsidRDefault="00637087" w:rsidP="00637087">
      <w:pPr>
        <w:pStyle w:val="PlainText"/>
        <w:rPr>
          <w:ins w:id="823" w:author="Author" w:date="2026-01-23T09:53:00Z" w16du:dateUtc="2026-01-23T15:53:00Z"/>
          <w:rFonts w:ascii="Courier New" w:hAnsi="Courier New" w:cs="Courier New"/>
        </w:rPr>
      </w:pPr>
      <w:ins w:id="824" w:author="Author" w:date="2026-01-23T09:53:00Z" w16du:dateUtc="2026-01-23T15:53:00Z">
        <w:r w:rsidRPr="00637087">
          <w:rPr>
            <w:rFonts w:ascii="Courier New" w:hAnsi="Courier New" w:cs="Courier New"/>
          </w:rPr>
          <w:t>- Security incident records for fraud prevention and law enforcement cooperation</w:t>
        </w:r>
      </w:ins>
    </w:p>
    <w:p w14:paraId="35872669" w14:textId="77777777" w:rsidR="00637087" w:rsidRPr="00637087" w:rsidRDefault="00637087" w:rsidP="00637087">
      <w:pPr>
        <w:pStyle w:val="PlainText"/>
        <w:rPr>
          <w:ins w:id="825" w:author="Author" w:date="2026-01-23T09:53:00Z" w16du:dateUtc="2026-01-23T15:53:00Z"/>
          <w:rFonts w:ascii="Courier New" w:hAnsi="Courier New" w:cs="Courier New"/>
        </w:rPr>
      </w:pPr>
    </w:p>
    <w:p w14:paraId="1CD94B7C" w14:textId="77777777" w:rsidR="00637087" w:rsidRPr="00637087" w:rsidRDefault="00637087" w:rsidP="00637087">
      <w:pPr>
        <w:pStyle w:val="PlainText"/>
        <w:rPr>
          <w:ins w:id="826" w:author="Author" w:date="2026-01-23T09:53:00Z" w16du:dateUtc="2026-01-23T15:53:00Z"/>
          <w:rFonts w:ascii="Courier New" w:hAnsi="Courier New" w:cs="Courier New"/>
        </w:rPr>
      </w:pPr>
      <w:ins w:id="827" w:author="Author" w:date="2026-01-23T09:53:00Z" w16du:dateUtc="2026-01-23T15:53:00Z">
        <w:r w:rsidRPr="00637087">
          <w:rPr>
            <w:rFonts w:ascii="Courier New" w:hAnsi="Courier New" w:cs="Courier New"/>
          </w:rPr>
          <w:t>### 15.5 Use of Anonymized Data</w:t>
        </w:r>
      </w:ins>
    </w:p>
    <w:p w14:paraId="57319682" w14:textId="77777777" w:rsidR="00637087" w:rsidRPr="00637087" w:rsidRDefault="00637087" w:rsidP="00637087">
      <w:pPr>
        <w:pStyle w:val="PlainText"/>
        <w:rPr>
          <w:ins w:id="828" w:author="Author" w:date="2026-01-23T09:53:00Z" w16du:dateUtc="2026-01-23T15:53:00Z"/>
          <w:rFonts w:ascii="Courier New" w:hAnsi="Courier New" w:cs="Courier New"/>
        </w:rPr>
      </w:pPr>
    </w:p>
    <w:p w14:paraId="2467D77D" w14:textId="77777777" w:rsidR="00637087" w:rsidRPr="00637087" w:rsidRDefault="00637087" w:rsidP="00637087">
      <w:pPr>
        <w:pStyle w:val="PlainText"/>
        <w:rPr>
          <w:ins w:id="829" w:author="Author" w:date="2026-01-23T09:53:00Z" w16du:dateUtc="2026-01-23T15:53:00Z"/>
          <w:rFonts w:ascii="Courier New" w:hAnsi="Courier New" w:cs="Courier New"/>
        </w:rPr>
      </w:pPr>
      <w:ins w:id="830" w:author="Author" w:date="2026-01-23T09:53:00Z" w16du:dateUtc="2026-01-23T15:53:00Z">
        <w:r w:rsidRPr="00637087">
          <w:rPr>
            <w:rFonts w:ascii="Courier New" w:hAnsi="Courier New" w:cs="Courier New"/>
          </w:rPr>
          <w:t>We may retain and use anonymized or aggregated data indefinitely for:</w:t>
        </w:r>
      </w:ins>
    </w:p>
    <w:p w14:paraId="3EC29D38" w14:textId="77777777" w:rsidR="00637087" w:rsidRPr="00637087" w:rsidRDefault="00637087" w:rsidP="00637087">
      <w:pPr>
        <w:pStyle w:val="PlainText"/>
        <w:rPr>
          <w:ins w:id="831" w:author="Author" w:date="2026-01-23T09:53:00Z" w16du:dateUtc="2026-01-23T15:53:00Z"/>
          <w:rFonts w:ascii="Courier New" w:hAnsi="Courier New" w:cs="Courier New"/>
        </w:rPr>
      </w:pPr>
    </w:p>
    <w:p w14:paraId="4B1639C5" w14:textId="77777777" w:rsidR="00637087" w:rsidRPr="00637087" w:rsidRDefault="00637087" w:rsidP="00637087">
      <w:pPr>
        <w:pStyle w:val="PlainText"/>
        <w:rPr>
          <w:ins w:id="832" w:author="Author" w:date="2026-01-23T09:53:00Z" w16du:dateUtc="2026-01-23T15:53:00Z"/>
          <w:rFonts w:ascii="Courier New" w:hAnsi="Courier New" w:cs="Courier New"/>
        </w:rPr>
      </w:pPr>
      <w:ins w:id="833" w:author="Author" w:date="2026-01-23T09:53:00Z" w16du:dateUtc="2026-01-23T15:53:00Z">
        <w:r w:rsidRPr="00637087">
          <w:rPr>
            <w:rFonts w:ascii="Courier New" w:hAnsi="Courier New" w:cs="Courier New"/>
          </w:rPr>
          <w:t>- Analytics and business intelligence</w:t>
        </w:r>
      </w:ins>
    </w:p>
    <w:p w14:paraId="2EB31EE6" w14:textId="77777777" w:rsidR="00637087" w:rsidRPr="00637087" w:rsidRDefault="00637087" w:rsidP="00637087">
      <w:pPr>
        <w:pStyle w:val="PlainText"/>
        <w:rPr>
          <w:ins w:id="834" w:author="Author" w:date="2026-01-23T09:53:00Z" w16du:dateUtc="2026-01-23T15:53:00Z"/>
          <w:rFonts w:ascii="Courier New" w:hAnsi="Courier New" w:cs="Courier New"/>
        </w:rPr>
      </w:pPr>
      <w:ins w:id="835" w:author="Author" w:date="2026-01-23T09:53:00Z" w16du:dateUtc="2026-01-23T15:53:00Z">
        <w:r w:rsidRPr="00637087">
          <w:rPr>
            <w:rFonts w:ascii="Courier New" w:hAnsi="Courier New" w:cs="Courier New"/>
          </w:rPr>
          <w:lastRenderedPageBreak/>
          <w:t>- Improving AI models and Service quality</w:t>
        </w:r>
      </w:ins>
    </w:p>
    <w:p w14:paraId="28B51959" w14:textId="77777777" w:rsidR="00637087" w:rsidRPr="00637087" w:rsidRDefault="00637087" w:rsidP="00637087">
      <w:pPr>
        <w:pStyle w:val="PlainText"/>
        <w:rPr>
          <w:ins w:id="836" w:author="Author" w:date="2026-01-23T09:53:00Z" w16du:dateUtc="2026-01-23T15:53:00Z"/>
          <w:rFonts w:ascii="Courier New" w:hAnsi="Courier New" w:cs="Courier New"/>
        </w:rPr>
      </w:pPr>
      <w:ins w:id="837" w:author="Author" w:date="2026-01-23T09:53:00Z" w16du:dateUtc="2026-01-23T15:53:00Z">
        <w:r w:rsidRPr="00637087">
          <w:rPr>
            <w:rFonts w:ascii="Courier New" w:hAnsi="Courier New" w:cs="Courier New"/>
          </w:rPr>
          <w:t>- Research and development</w:t>
        </w:r>
      </w:ins>
    </w:p>
    <w:p w14:paraId="469A4339" w14:textId="77777777" w:rsidR="00637087" w:rsidRPr="00637087" w:rsidRDefault="00637087" w:rsidP="00637087">
      <w:pPr>
        <w:pStyle w:val="PlainText"/>
        <w:rPr>
          <w:ins w:id="838" w:author="Author" w:date="2026-01-23T09:53:00Z" w16du:dateUtc="2026-01-23T15:53:00Z"/>
          <w:rFonts w:ascii="Courier New" w:hAnsi="Courier New" w:cs="Courier New"/>
        </w:rPr>
      </w:pPr>
      <w:ins w:id="839" w:author="Author" w:date="2026-01-23T09:53:00Z" w16du:dateUtc="2026-01-23T15:53:00Z">
        <w:r w:rsidRPr="00637087">
          <w:rPr>
            <w:rFonts w:ascii="Courier New" w:hAnsi="Courier New" w:cs="Courier New"/>
          </w:rPr>
          <w:t>- Fraud prevention and security purposes</w:t>
        </w:r>
      </w:ins>
    </w:p>
    <w:p w14:paraId="2711BE05" w14:textId="77777777" w:rsidR="00637087" w:rsidRPr="00637087" w:rsidRDefault="00637087" w:rsidP="00637087">
      <w:pPr>
        <w:pStyle w:val="PlainText"/>
        <w:rPr>
          <w:ins w:id="840" w:author="Author" w:date="2026-01-23T09:53:00Z" w16du:dateUtc="2026-01-23T15:53:00Z"/>
          <w:rFonts w:ascii="Courier New" w:hAnsi="Courier New" w:cs="Courier New"/>
        </w:rPr>
      </w:pPr>
    </w:p>
    <w:p w14:paraId="6EB39743" w14:textId="77777777" w:rsidR="00637087" w:rsidRPr="00637087" w:rsidRDefault="00637087" w:rsidP="00637087">
      <w:pPr>
        <w:pStyle w:val="PlainText"/>
        <w:rPr>
          <w:ins w:id="841" w:author="Author" w:date="2026-01-23T09:53:00Z" w16du:dateUtc="2026-01-23T15:53:00Z"/>
          <w:rFonts w:ascii="Courier New" w:hAnsi="Courier New" w:cs="Courier New"/>
        </w:rPr>
      </w:pPr>
      <w:ins w:id="842" w:author="Author" w:date="2026-01-23T09:53:00Z" w16du:dateUtc="2026-01-23T15:53:00Z">
        <w:r w:rsidRPr="00637087">
          <w:rPr>
            <w:rFonts w:ascii="Courier New" w:hAnsi="Courier New" w:cs="Courier New"/>
          </w:rPr>
          <w:t>Anonymized data cannot be traced back to you and does not constitute personal information under most privacy laws.</w:t>
        </w:r>
      </w:ins>
    </w:p>
    <w:p w14:paraId="7ABED02F" w14:textId="77777777" w:rsidR="00637087" w:rsidRPr="00637087" w:rsidRDefault="00637087" w:rsidP="00637087">
      <w:pPr>
        <w:pStyle w:val="PlainText"/>
        <w:rPr>
          <w:ins w:id="843" w:author="Author" w:date="2026-01-23T09:53:00Z" w16du:dateUtc="2026-01-23T15:53:00Z"/>
          <w:rFonts w:ascii="Courier New" w:hAnsi="Courier New" w:cs="Courier New"/>
        </w:rPr>
      </w:pPr>
    </w:p>
    <w:p w14:paraId="05459C2E" w14:textId="77777777" w:rsidR="00637087" w:rsidRPr="00637087" w:rsidRDefault="00637087" w:rsidP="00637087">
      <w:pPr>
        <w:pStyle w:val="PlainText"/>
        <w:rPr>
          <w:ins w:id="844" w:author="Author" w:date="2026-01-23T09:53:00Z" w16du:dateUtc="2026-01-23T15:53:00Z"/>
          <w:rFonts w:ascii="Courier New" w:hAnsi="Courier New" w:cs="Courier New"/>
        </w:rPr>
      </w:pPr>
      <w:ins w:id="845" w:author="Author" w:date="2026-01-23T09:53:00Z" w16du:dateUtc="2026-01-23T15:53:00Z">
        <w:r w:rsidRPr="00637087">
          <w:rPr>
            <w:rFonts w:ascii="Courier New" w:hAnsi="Courier New" w:cs="Courier New"/>
          </w:rPr>
          <w:t>### 15.6 Termination by Us</w:t>
        </w:r>
      </w:ins>
    </w:p>
    <w:p w14:paraId="5A8542FD" w14:textId="77777777" w:rsidR="00637087" w:rsidRPr="00637087" w:rsidRDefault="00637087" w:rsidP="00637087">
      <w:pPr>
        <w:pStyle w:val="PlainText"/>
        <w:rPr>
          <w:ins w:id="846" w:author="Author" w:date="2026-01-23T09:53:00Z" w16du:dateUtc="2026-01-23T15:53:00Z"/>
          <w:rFonts w:ascii="Courier New" w:hAnsi="Courier New" w:cs="Courier New"/>
        </w:rPr>
      </w:pPr>
    </w:p>
    <w:p w14:paraId="42186332" w14:textId="77777777" w:rsidR="00710F67" w:rsidRPr="00710F67" w:rsidRDefault="00637087" w:rsidP="00710F67">
      <w:pPr>
        <w:pStyle w:val="PlainText"/>
        <w:rPr>
          <w:del w:id="847" w:author="Author" w:date="2026-01-23T09:53:00Z" w16du:dateUtc="2026-01-23T15:53:00Z"/>
          <w:rFonts w:ascii="Courier New" w:hAnsi="Courier New" w:cs="Courier New"/>
        </w:rPr>
      </w:pPr>
      <w:ins w:id="848" w:author="Author" w:date="2026-01-23T09:53:00Z" w16du:dateUtc="2026-01-23T15:53:00Z">
        <w:r w:rsidRPr="00637087">
          <w:rPr>
            <w:rFonts w:ascii="Courier New" w:hAnsi="Courier New" w:cs="Courier New"/>
          </w:rPr>
          <w:t>We reserve the right to suspend</w:t>
        </w:r>
      </w:ins>
      <w:moveFromRangeStart w:id="849" w:author="Author" w:date="2026-01-23T09:53:00Z" w:name="move220054445"/>
      <w:moveFrom w:id="850" w:author="Author" w:date="2026-01-23T09:53:00Z" w16du:dateUtc="2026-01-23T15:53:00Z">
        <w:r w:rsidRPr="00637087">
          <w:rPr>
            <w:rFonts w:ascii="Courier New" w:hAnsi="Courier New" w:cs="Courier New"/>
          </w:rPr>
          <w:t>Service Availability and Modifications</w:t>
        </w:r>
      </w:moveFrom>
      <w:moveFromRangeEnd w:id="849"/>
    </w:p>
    <w:p w14:paraId="3B083C2A" w14:textId="77777777" w:rsidR="00637087" w:rsidRPr="00637087" w:rsidRDefault="00637087" w:rsidP="00637087">
      <w:pPr>
        <w:pStyle w:val="PlainText"/>
        <w:rPr>
          <w:moveFrom w:id="851" w:author="Author" w:date="2026-01-23T09:53:00Z" w16du:dateUtc="2026-01-23T15:53:00Z"/>
          <w:rFonts w:ascii="Courier New" w:hAnsi="Courier New" w:cs="Courier New"/>
        </w:rPr>
      </w:pPr>
      <w:moveFromRangeStart w:id="852" w:author="Author" w:date="2026-01-23T09:53:00Z" w:name="move220054440"/>
    </w:p>
    <w:p w14:paraId="782C95EF" w14:textId="77777777" w:rsidR="00710F67" w:rsidRPr="00710F67" w:rsidRDefault="00637087" w:rsidP="00710F67">
      <w:pPr>
        <w:pStyle w:val="PlainText"/>
        <w:rPr>
          <w:del w:id="853" w:author="Author" w:date="2026-01-23T09:53:00Z" w16du:dateUtc="2026-01-23T15:53:00Z"/>
          <w:rFonts w:ascii="Courier New" w:hAnsi="Courier New" w:cs="Courier New"/>
        </w:rPr>
      </w:pPr>
      <w:moveFrom w:id="854" w:author="Author" w:date="2026-01-23T09:53:00Z" w16du:dateUtc="2026-01-23T15:53:00Z">
        <w:r w:rsidRPr="00637087">
          <w:rPr>
            <w:rFonts w:ascii="Courier New" w:hAnsi="Courier New" w:cs="Courier New"/>
          </w:rPr>
          <w:t xml:space="preserve">We do not </w:t>
        </w:r>
      </w:moveFrom>
      <w:moveFromRangeEnd w:id="852"/>
      <w:del w:id="855" w:author="Author" w:date="2026-01-23T09:53:00Z" w16du:dateUtc="2026-01-23T15:53:00Z">
        <w:r w:rsidR="00710F67" w:rsidRPr="00710F67">
          <w:rPr>
            <w:rFonts w:ascii="Courier New" w:hAnsi="Courier New" w:cs="Courier New"/>
          </w:rPr>
          <w:delText>guarantee that our Service will be available at all times. We may:</w:delText>
        </w:r>
      </w:del>
    </w:p>
    <w:p w14:paraId="6180F4F2" w14:textId="77777777" w:rsidR="00710F67" w:rsidRPr="00710F67" w:rsidRDefault="00710F67" w:rsidP="00710F67">
      <w:pPr>
        <w:pStyle w:val="PlainText"/>
        <w:rPr>
          <w:del w:id="856" w:author="Author" w:date="2026-01-23T09:53:00Z" w16du:dateUtc="2026-01-23T15:53:00Z"/>
          <w:rFonts w:ascii="Courier New" w:hAnsi="Courier New" w:cs="Courier New"/>
        </w:rPr>
      </w:pPr>
    </w:p>
    <w:p w14:paraId="2B41E353" w14:textId="77777777" w:rsidR="00710F67" w:rsidRPr="00710F67" w:rsidRDefault="00710F67" w:rsidP="00710F67">
      <w:pPr>
        <w:pStyle w:val="PlainText"/>
        <w:rPr>
          <w:del w:id="857" w:author="Author" w:date="2026-01-23T09:53:00Z" w16du:dateUtc="2026-01-23T15:53:00Z"/>
          <w:rFonts w:ascii="Courier New" w:hAnsi="Courier New" w:cs="Courier New"/>
        </w:rPr>
      </w:pPr>
      <w:del w:id="858" w:author="Author" w:date="2026-01-23T09:53:00Z" w16du:dateUtc="2026-01-23T15:53:00Z">
        <w:r w:rsidRPr="00710F67">
          <w:rPr>
            <w:rFonts w:ascii="Courier New" w:hAnsi="Courier New" w:cs="Courier New"/>
          </w:rPr>
          <w:delText>- Perform maintenance or updates without prior notice</w:delText>
        </w:r>
      </w:del>
    </w:p>
    <w:p w14:paraId="4567B92E" w14:textId="27B9796E" w:rsidR="00637087" w:rsidRPr="00637087" w:rsidRDefault="00710F67" w:rsidP="00637087">
      <w:pPr>
        <w:pStyle w:val="PlainText"/>
        <w:rPr>
          <w:rFonts w:ascii="Courier New" w:hAnsi="Courier New" w:cs="Courier New"/>
        </w:rPr>
      </w:pPr>
      <w:del w:id="859" w:author="Author" w:date="2026-01-23T09:53:00Z" w16du:dateUtc="2026-01-23T15:53:00Z">
        <w:r w:rsidRPr="00710F67">
          <w:rPr>
            <w:rFonts w:ascii="Courier New" w:hAnsi="Courier New" w:cs="Courier New"/>
          </w:rPr>
          <w:delText>- Suspend</w:delText>
        </w:r>
      </w:del>
      <w:r w:rsidR="00637087" w:rsidRPr="00637087">
        <w:rPr>
          <w:rFonts w:ascii="Courier New" w:hAnsi="Courier New" w:cs="Courier New"/>
        </w:rPr>
        <w:t xml:space="preserve"> or terminate </w:t>
      </w:r>
      <w:del w:id="860" w:author="Author" w:date="2026-01-23T09:53:00Z" w16du:dateUtc="2026-01-23T15:53:00Z">
        <w:r w:rsidRPr="00710F67">
          <w:rPr>
            <w:rFonts w:ascii="Courier New" w:hAnsi="Courier New" w:cs="Courier New"/>
          </w:rPr>
          <w:delText>service to any user</w:delText>
        </w:r>
      </w:del>
      <w:ins w:id="861" w:author="Author" w:date="2026-01-23T09:53:00Z" w16du:dateUtc="2026-01-23T15:53:00Z">
        <w:r w:rsidR="00637087" w:rsidRPr="00637087">
          <w:rPr>
            <w:rFonts w:ascii="Courier New" w:hAnsi="Courier New" w:cs="Courier New"/>
          </w:rPr>
          <w:t>your account</w:t>
        </w:r>
      </w:ins>
      <w:r w:rsidR="00637087" w:rsidRPr="00637087">
        <w:rPr>
          <w:rFonts w:ascii="Courier New" w:hAnsi="Courier New" w:cs="Courier New"/>
        </w:rPr>
        <w:t xml:space="preserve"> at any time</w:t>
      </w:r>
      <w:ins w:id="862" w:author="Author" w:date="2026-01-23T09:53:00Z" w16du:dateUtc="2026-01-23T15:53:00Z">
        <w:r w:rsidR="00637087" w:rsidRPr="00637087">
          <w:rPr>
            <w:rFonts w:ascii="Courier New" w:hAnsi="Courier New" w:cs="Courier New"/>
          </w:rPr>
          <w:t xml:space="preserve"> for:</w:t>
        </w:r>
      </w:ins>
    </w:p>
    <w:p w14:paraId="3737E850" w14:textId="11742736" w:rsidR="00637087" w:rsidRPr="00637087" w:rsidRDefault="00710F67" w:rsidP="00637087">
      <w:pPr>
        <w:pStyle w:val="PlainText"/>
        <w:rPr>
          <w:ins w:id="863" w:author="Author" w:date="2026-01-23T09:53:00Z" w16du:dateUtc="2026-01-23T15:53:00Z"/>
          <w:rFonts w:ascii="Courier New" w:hAnsi="Courier New" w:cs="Courier New"/>
        </w:rPr>
      </w:pPr>
      <w:del w:id="864" w:author="Author" w:date="2026-01-23T09:53:00Z" w16du:dateUtc="2026-01-23T15:53:00Z">
        <w:r w:rsidRPr="00710F67">
          <w:rPr>
            <w:rFonts w:ascii="Courier New" w:hAnsi="Courier New" w:cs="Courier New"/>
          </w:rPr>
          <w:delText>- Modify features</w:delText>
        </w:r>
      </w:del>
    </w:p>
    <w:p w14:paraId="76D80D4A" w14:textId="18A926C5" w:rsidR="00637087" w:rsidRPr="00637087" w:rsidRDefault="00637087" w:rsidP="00637087">
      <w:pPr>
        <w:pStyle w:val="PlainText"/>
        <w:rPr>
          <w:rFonts w:ascii="Courier New" w:hAnsi="Courier New" w:cs="Courier New"/>
        </w:rPr>
      </w:pPr>
      <w:ins w:id="865" w:author="Author" w:date="2026-01-23T09:53:00Z" w16du:dateUtc="2026-01-23T15:53:00Z">
        <w:r w:rsidRPr="00637087">
          <w:rPr>
            <w:rFonts w:ascii="Courier New" w:hAnsi="Courier New" w:cs="Courier New"/>
          </w:rPr>
          <w:t>- Violation of these Terms</w:t>
        </w:r>
      </w:ins>
      <w:r w:rsidRPr="00637087">
        <w:rPr>
          <w:rFonts w:ascii="Courier New" w:hAnsi="Courier New" w:cs="Courier New"/>
        </w:rPr>
        <w:t xml:space="preserve"> or </w:t>
      </w:r>
      <w:del w:id="866" w:author="Author" w:date="2026-01-23T09:53:00Z" w16du:dateUtc="2026-01-23T15:53:00Z">
        <w:r w:rsidR="00710F67" w:rsidRPr="00710F67">
          <w:rPr>
            <w:rFonts w:ascii="Courier New" w:hAnsi="Courier New" w:cs="Courier New"/>
          </w:rPr>
          <w:delText xml:space="preserve">functionality of </w:delText>
        </w:r>
      </w:del>
      <w:r w:rsidRPr="00637087">
        <w:rPr>
          <w:rFonts w:ascii="Courier New" w:hAnsi="Courier New" w:cs="Courier New"/>
        </w:rPr>
        <w:t xml:space="preserve">the </w:t>
      </w:r>
      <w:del w:id="867" w:author="Author" w:date="2026-01-23T09:53:00Z" w16du:dateUtc="2026-01-23T15:53:00Z">
        <w:r w:rsidR="00710F67" w:rsidRPr="00710F67">
          <w:rPr>
            <w:rFonts w:ascii="Courier New" w:hAnsi="Courier New" w:cs="Courier New"/>
          </w:rPr>
          <w:delText>Service</w:delText>
        </w:r>
      </w:del>
      <w:ins w:id="868" w:author="Author" w:date="2026-01-23T09:53:00Z" w16du:dateUtc="2026-01-23T15:53:00Z">
        <w:r w:rsidRPr="00637087">
          <w:rPr>
            <w:rFonts w:ascii="Courier New" w:hAnsi="Courier New" w:cs="Courier New"/>
          </w:rPr>
          <w:t>Acceptable Use Policy</w:t>
        </w:r>
      </w:ins>
    </w:p>
    <w:p w14:paraId="5982D3FB" w14:textId="560E3ECA" w:rsidR="00637087" w:rsidRPr="00637087" w:rsidRDefault="00710F67" w:rsidP="00637087">
      <w:pPr>
        <w:pStyle w:val="PlainText"/>
        <w:rPr>
          <w:ins w:id="869" w:author="Author" w:date="2026-01-23T09:53:00Z" w16du:dateUtc="2026-01-23T15:53:00Z"/>
          <w:rFonts w:ascii="Courier New" w:hAnsi="Courier New" w:cs="Courier New"/>
        </w:rPr>
      </w:pPr>
      <w:del w:id="870" w:author="Author" w:date="2026-01-23T09:53:00Z" w16du:dateUtc="2026-01-23T15:53:00Z">
        <w:r w:rsidRPr="00710F67">
          <w:rPr>
            <w:rFonts w:ascii="Courier New" w:hAnsi="Courier New" w:cs="Courier New"/>
          </w:rPr>
          <w:delText>- Change pricing</w:delText>
        </w:r>
      </w:del>
      <w:ins w:id="871" w:author="Author" w:date="2026-01-23T09:53:00Z" w16du:dateUtc="2026-01-23T15:53:00Z">
        <w:r w:rsidR="00637087" w:rsidRPr="00637087">
          <w:rPr>
            <w:rFonts w:ascii="Courier New" w:hAnsi="Courier New" w:cs="Courier New"/>
          </w:rPr>
          <w:t>- Fraudulent, abusive,</w:t>
        </w:r>
      </w:ins>
      <w:r w:rsidR="00637087" w:rsidRPr="00637087">
        <w:rPr>
          <w:rFonts w:ascii="Courier New" w:hAnsi="Courier New" w:cs="Courier New"/>
        </w:rPr>
        <w:t xml:space="preserve"> or </w:t>
      </w:r>
      <w:del w:id="872" w:author="Author" w:date="2026-01-23T09:53:00Z" w16du:dateUtc="2026-01-23T15:53:00Z">
        <w:r w:rsidRPr="00710F67">
          <w:rPr>
            <w:rFonts w:ascii="Courier New" w:hAnsi="Courier New" w:cs="Courier New"/>
          </w:rPr>
          <w:delText>terms</w:delText>
        </w:r>
      </w:del>
      <w:ins w:id="873" w:author="Author" w:date="2026-01-23T09:53:00Z" w16du:dateUtc="2026-01-23T15:53:00Z">
        <w:r w:rsidR="00637087" w:rsidRPr="00637087">
          <w:rPr>
            <w:rFonts w:ascii="Courier New" w:hAnsi="Courier New" w:cs="Courier New"/>
          </w:rPr>
          <w:t>illegal activity</w:t>
        </w:r>
      </w:ins>
    </w:p>
    <w:p w14:paraId="0B0B2704" w14:textId="7B8B9C3A" w:rsidR="00637087" w:rsidRPr="00637087" w:rsidRDefault="00637087" w:rsidP="00637087">
      <w:pPr>
        <w:pStyle w:val="PlainText"/>
        <w:rPr>
          <w:ins w:id="874" w:author="Author" w:date="2026-01-23T09:53:00Z" w16du:dateUtc="2026-01-23T15:53:00Z"/>
          <w:rFonts w:ascii="Courier New" w:hAnsi="Courier New" w:cs="Courier New"/>
        </w:rPr>
      </w:pPr>
      <w:ins w:id="875" w:author="Author" w:date="2026-01-23T09:53:00Z" w16du:dateUtc="2026-01-23T15:53:00Z">
        <w:r w:rsidRPr="00637087">
          <w:rPr>
            <w:rFonts w:ascii="Courier New" w:hAnsi="Courier New" w:cs="Courier New"/>
          </w:rPr>
          <w:t>- Non-payment</w:t>
        </w:r>
      </w:ins>
      <w:r w:rsidRPr="00637087">
        <w:rPr>
          <w:rFonts w:ascii="Courier New" w:hAnsi="Courier New" w:cs="Courier New"/>
        </w:rPr>
        <w:t xml:space="preserve"> of </w:t>
      </w:r>
      <w:del w:id="876" w:author="Author" w:date="2026-01-23T09:53:00Z" w16du:dateUtc="2026-01-23T15:53:00Z">
        <w:r w:rsidR="00710F67" w:rsidRPr="00710F67">
          <w:rPr>
            <w:rFonts w:ascii="Courier New" w:hAnsi="Courier New" w:cs="Courier New"/>
          </w:rPr>
          <w:delText>service</w:delText>
        </w:r>
      </w:del>
      <w:ins w:id="877" w:author="Author" w:date="2026-01-23T09:53:00Z" w16du:dateUtc="2026-01-23T15:53:00Z">
        <w:r w:rsidRPr="00637087">
          <w:rPr>
            <w:rFonts w:ascii="Courier New" w:hAnsi="Courier New" w:cs="Courier New"/>
          </w:rPr>
          <w:t>subscription fees</w:t>
        </w:r>
      </w:ins>
    </w:p>
    <w:p w14:paraId="45E48E55" w14:textId="77777777" w:rsidR="00637087" w:rsidRPr="00637087" w:rsidRDefault="00637087" w:rsidP="00637087">
      <w:pPr>
        <w:pStyle w:val="PlainText"/>
        <w:rPr>
          <w:ins w:id="878" w:author="Author" w:date="2026-01-23T09:53:00Z" w16du:dateUtc="2026-01-23T15:53:00Z"/>
          <w:rFonts w:ascii="Courier New" w:hAnsi="Courier New" w:cs="Courier New"/>
        </w:rPr>
      </w:pPr>
      <w:ins w:id="879" w:author="Author" w:date="2026-01-23T09:53:00Z" w16du:dateUtc="2026-01-23T15:53:00Z">
        <w:r w:rsidRPr="00637087">
          <w:rPr>
            <w:rFonts w:ascii="Courier New" w:hAnsi="Courier New" w:cs="Courier New"/>
          </w:rPr>
          <w:t>- Extended periods of inactivity</w:t>
        </w:r>
      </w:ins>
    </w:p>
    <w:p w14:paraId="6C353076" w14:textId="35F55CE6" w:rsidR="00637087" w:rsidRPr="00637087" w:rsidRDefault="00637087" w:rsidP="00637087">
      <w:pPr>
        <w:pStyle w:val="PlainText"/>
        <w:rPr>
          <w:rFonts w:ascii="Courier New" w:hAnsi="Courier New" w:cs="Courier New"/>
        </w:rPr>
      </w:pPr>
      <w:ins w:id="880" w:author="Author" w:date="2026-01-23T09:53:00Z" w16du:dateUtc="2026-01-23T15:53:00Z">
        <w:r w:rsidRPr="00637087">
          <w:rPr>
            <w:rFonts w:ascii="Courier New" w:hAnsi="Courier New" w:cs="Courier New"/>
          </w:rPr>
          <w:t>- Any reason at our sole discretion,</w:t>
        </w:r>
      </w:ins>
      <w:r w:rsidRPr="00637087">
        <w:rPr>
          <w:rFonts w:ascii="Courier New" w:hAnsi="Courier New" w:cs="Courier New"/>
        </w:rPr>
        <w:t xml:space="preserve"> with </w:t>
      </w:r>
      <w:del w:id="881" w:author="Author" w:date="2026-01-23T09:53:00Z" w16du:dateUtc="2026-01-23T15:53:00Z">
        <w:r w:rsidR="00710F67" w:rsidRPr="00710F67">
          <w:rPr>
            <w:rFonts w:ascii="Courier New" w:hAnsi="Courier New" w:cs="Courier New"/>
          </w:rPr>
          <w:delText>30 days notice</w:delText>
        </w:r>
      </w:del>
      <w:ins w:id="882" w:author="Author" w:date="2026-01-23T09:53:00Z" w16du:dateUtc="2026-01-23T15:53:00Z">
        <w:r w:rsidRPr="00637087">
          <w:rPr>
            <w:rFonts w:ascii="Courier New" w:hAnsi="Courier New" w:cs="Courier New"/>
          </w:rPr>
          <w:t>or without cause</w:t>
        </w:r>
      </w:ins>
    </w:p>
    <w:p w14:paraId="4F911A0C" w14:textId="77777777" w:rsidR="00637087" w:rsidRPr="00637087" w:rsidRDefault="00637087" w:rsidP="00637087">
      <w:pPr>
        <w:pStyle w:val="PlainText"/>
        <w:rPr>
          <w:ins w:id="883" w:author="Author" w:date="2026-01-23T09:53:00Z" w16du:dateUtc="2026-01-23T15:53:00Z"/>
          <w:rFonts w:ascii="Courier New" w:hAnsi="Courier New" w:cs="Courier New"/>
        </w:rPr>
      </w:pPr>
    </w:p>
    <w:p w14:paraId="0CA12FE1" w14:textId="77777777" w:rsidR="00637087" w:rsidRPr="00637087" w:rsidRDefault="00637087" w:rsidP="00637087">
      <w:pPr>
        <w:pStyle w:val="PlainText"/>
        <w:rPr>
          <w:ins w:id="884" w:author="Author" w:date="2026-01-23T09:53:00Z" w16du:dateUtc="2026-01-23T15:53:00Z"/>
          <w:rFonts w:ascii="Courier New" w:hAnsi="Courier New" w:cs="Courier New"/>
        </w:rPr>
      </w:pPr>
      <w:ins w:id="885" w:author="Author" w:date="2026-01-23T09:53:00Z" w16du:dateUtc="2026-01-23T15:53:00Z">
        <w:r w:rsidRPr="00637087">
          <w:rPr>
            <w:rFonts w:ascii="Courier New" w:hAnsi="Courier New" w:cs="Courier New"/>
          </w:rPr>
          <w:t>Upon termination by us, the same data deletion timelines in Sections 15.3-15.5 will apply.</w:t>
        </w:r>
      </w:ins>
    </w:p>
    <w:p w14:paraId="1EB68556" w14:textId="77777777" w:rsidR="00637087" w:rsidRPr="00637087" w:rsidRDefault="00637087" w:rsidP="00637087">
      <w:pPr>
        <w:pStyle w:val="PlainText"/>
        <w:rPr>
          <w:rFonts w:ascii="Courier New" w:hAnsi="Courier New" w:cs="Courier New"/>
        </w:rPr>
      </w:pPr>
    </w:p>
    <w:p w14:paraId="5B25E95D"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58768CAB" w14:textId="77777777" w:rsidR="00637087" w:rsidRPr="00637087" w:rsidRDefault="00637087" w:rsidP="00637087">
      <w:pPr>
        <w:pStyle w:val="PlainText"/>
        <w:rPr>
          <w:rFonts w:ascii="Courier New" w:hAnsi="Courier New" w:cs="Courier New"/>
        </w:rPr>
      </w:pPr>
    </w:p>
    <w:p w14:paraId="56FF6DF0"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16. Third-Party Services</w:t>
      </w:r>
      <w:ins w:id="886" w:author="Author" w:date="2026-01-23T09:53:00Z" w16du:dateUtc="2026-01-23T15:53:00Z">
        <w:r w:rsidRPr="00637087">
          <w:rPr>
            <w:rFonts w:ascii="Courier New" w:hAnsi="Courier New" w:cs="Courier New"/>
          </w:rPr>
          <w:t xml:space="preserve"> and Integrations</w:t>
        </w:r>
      </w:ins>
    </w:p>
    <w:p w14:paraId="202966A8" w14:textId="77777777" w:rsidR="00637087" w:rsidRPr="00637087" w:rsidRDefault="00637087" w:rsidP="00637087">
      <w:pPr>
        <w:pStyle w:val="PlainText"/>
        <w:rPr>
          <w:ins w:id="887" w:author="Author" w:date="2026-01-23T09:53:00Z" w16du:dateUtc="2026-01-23T15:53:00Z"/>
          <w:rFonts w:ascii="Courier New" w:hAnsi="Courier New" w:cs="Courier New"/>
        </w:rPr>
      </w:pPr>
    </w:p>
    <w:p w14:paraId="6F540608" w14:textId="77777777" w:rsidR="00637087" w:rsidRPr="00637087" w:rsidRDefault="00637087" w:rsidP="00637087">
      <w:pPr>
        <w:pStyle w:val="PlainText"/>
        <w:rPr>
          <w:ins w:id="888" w:author="Author" w:date="2026-01-23T09:53:00Z" w16du:dateUtc="2026-01-23T15:53:00Z"/>
          <w:rFonts w:ascii="Courier New" w:hAnsi="Courier New" w:cs="Courier New"/>
        </w:rPr>
      </w:pPr>
      <w:ins w:id="889" w:author="Author" w:date="2026-01-23T09:53:00Z" w16du:dateUtc="2026-01-23T15:53:00Z">
        <w:r w:rsidRPr="00637087">
          <w:rPr>
            <w:rFonts w:ascii="Courier New" w:hAnsi="Courier New" w:cs="Courier New"/>
          </w:rPr>
          <w:t>### 16.1 Third-Party Services We Use</w:t>
        </w:r>
      </w:ins>
    </w:p>
    <w:p w14:paraId="05785A4B" w14:textId="77777777" w:rsidR="00637087" w:rsidRPr="00637087" w:rsidRDefault="00637087" w:rsidP="00637087">
      <w:pPr>
        <w:pStyle w:val="PlainText"/>
        <w:rPr>
          <w:rFonts w:ascii="Courier New" w:hAnsi="Courier New" w:cs="Courier New"/>
        </w:rPr>
      </w:pPr>
    </w:p>
    <w:p w14:paraId="752CAC9C" w14:textId="27372520" w:rsidR="00637087" w:rsidRPr="00637087" w:rsidRDefault="00637087" w:rsidP="00637087">
      <w:pPr>
        <w:pStyle w:val="PlainText"/>
        <w:rPr>
          <w:ins w:id="890" w:author="Author" w:date="2026-01-23T09:53:00Z" w16du:dateUtc="2026-01-23T15:53:00Z"/>
          <w:rFonts w:ascii="Courier New" w:hAnsi="Courier New" w:cs="Courier New"/>
        </w:rPr>
      </w:pPr>
      <w:r w:rsidRPr="00637087">
        <w:rPr>
          <w:rFonts w:ascii="Courier New" w:hAnsi="Courier New" w:cs="Courier New"/>
        </w:rPr>
        <w:t xml:space="preserve">Our Service </w:t>
      </w:r>
      <w:del w:id="891" w:author="Author" w:date="2026-01-23T09:53:00Z" w16du:dateUtc="2026-01-23T15:53:00Z">
        <w:r w:rsidR="00710F67" w:rsidRPr="00710F67">
          <w:rPr>
            <w:rFonts w:ascii="Courier New" w:hAnsi="Courier New" w:cs="Courier New"/>
          </w:rPr>
          <w:delText>may link to or integrate</w:delText>
        </w:r>
      </w:del>
      <w:ins w:id="892" w:author="Author" w:date="2026-01-23T09:53:00Z" w16du:dateUtc="2026-01-23T15:53:00Z">
        <w:r w:rsidRPr="00637087">
          <w:rPr>
            <w:rFonts w:ascii="Courier New" w:hAnsi="Courier New" w:cs="Courier New"/>
          </w:rPr>
          <w:t>integrates</w:t>
        </w:r>
      </w:ins>
      <w:r w:rsidRPr="00637087">
        <w:rPr>
          <w:rFonts w:ascii="Courier New" w:hAnsi="Courier New" w:cs="Courier New"/>
        </w:rPr>
        <w:t xml:space="preserve"> with </w:t>
      </w:r>
      <w:ins w:id="893" w:author="Author" w:date="2026-01-23T09:53:00Z" w16du:dateUtc="2026-01-23T15:53:00Z">
        <w:r w:rsidRPr="00637087">
          <w:rPr>
            <w:rFonts w:ascii="Courier New" w:hAnsi="Courier New" w:cs="Courier New"/>
          </w:rPr>
          <w:t xml:space="preserve">or relies upon various </w:t>
        </w:r>
      </w:ins>
      <w:r w:rsidRPr="00637087">
        <w:rPr>
          <w:rFonts w:ascii="Courier New" w:hAnsi="Courier New" w:cs="Courier New"/>
        </w:rPr>
        <w:t>third-party services</w:t>
      </w:r>
      <w:del w:id="894" w:author="Author" w:date="2026-01-23T09:53:00Z" w16du:dateUtc="2026-01-23T15:53:00Z">
        <w:r w:rsidR="00710F67" w:rsidRPr="00710F67">
          <w:rPr>
            <w:rFonts w:ascii="Courier New" w:hAnsi="Courier New" w:cs="Courier New"/>
          </w:rPr>
          <w:delText xml:space="preserve"> (</w:delText>
        </w:r>
      </w:del>
      <w:ins w:id="895" w:author="Author" w:date="2026-01-23T09:53:00Z" w16du:dateUtc="2026-01-23T15:53:00Z">
        <w:r w:rsidRPr="00637087">
          <w:rPr>
            <w:rFonts w:ascii="Courier New" w:hAnsi="Courier New" w:cs="Courier New"/>
          </w:rPr>
          <w:t>, including but not limited to:</w:t>
        </w:r>
      </w:ins>
    </w:p>
    <w:p w14:paraId="4DE6D3CF" w14:textId="77777777" w:rsidR="00637087" w:rsidRPr="00637087" w:rsidRDefault="00637087" w:rsidP="00637087">
      <w:pPr>
        <w:pStyle w:val="PlainText"/>
        <w:rPr>
          <w:ins w:id="896" w:author="Author" w:date="2026-01-23T09:53:00Z" w16du:dateUtc="2026-01-23T15:53:00Z"/>
          <w:rFonts w:ascii="Courier New" w:hAnsi="Courier New" w:cs="Courier New"/>
        </w:rPr>
      </w:pPr>
    </w:p>
    <w:p w14:paraId="2B587ED9" w14:textId="77777777" w:rsidR="00637087" w:rsidRPr="00637087" w:rsidRDefault="00637087" w:rsidP="00637087">
      <w:pPr>
        <w:pStyle w:val="PlainText"/>
        <w:rPr>
          <w:ins w:id="897" w:author="Author" w:date="2026-01-23T09:53:00Z" w16du:dateUtc="2026-01-23T15:53:00Z"/>
          <w:rFonts w:ascii="Courier New" w:hAnsi="Courier New" w:cs="Courier New"/>
        </w:rPr>
      </w:pPr>
      <w:ins w:id="898" w:author="Author" w:date="2026-01-23T09:53:00Z" w16du:dateUtc="2026-01-23T15:53:00Z">
        <w:r w:rsidRPr="00637087">
          <w:rPr>
            <w:rFonts w:ascii="Courier New" w:hAnsi="Courier New" w:cs="Courier New"/>
          </w:rPr>
          <w:t>- **AI Model Providers**: To generate responses (e.g., Anthropic, OpenAI)</w:t>
        </w:r>
      </w:ins>
    </w:p>
    <w:p w14:paraId="7D070BB7" w14:textId="099800BD" w:rsidR="00637087" w:rsidRPr="00637087" w:rsidRDefault="00637087" w:rsidP="00637087">
      <w:pPr>
        <w:pStyle w:val="PlainText"/>
        <w:rPr>
          <w:ins w:id="899" w:author="Author" w:date="2026-01-23T09:53:00Z" w16du:dateUtc="2026-01-23T15:53:00Z"/>
          <w:rFonts w:ascii="Courier New" w:hAnsi="Courier New" w:cs="Courier New"/>
        </w:rPr>
      </w:pPr>
      <w:ins w:id="900" w:author="Author" w:date="2026-01-23T09:53:00Z" w16du:dateUtc="2026-01-23T15:53:00Z">
        <w:r w:rsidRPr="00637087">
          <w:rPr>
            <w:rFonts w:ascii="Courier New" w:hAnsi="Courier New" w:cs="Courier New"/>
          </w:rPr>
          <w:t xml:space="preserve">- **Cloud Hosting**: For infrastructure and data storage (e.g., Google Cloud Platform, </w:t>
        </w:r>
      </w:ins>
      <w:r w:rsidRPr="00637087">
        <w:rPr>
          <w:rFonts w:ascii="Courier New" w:hAnsi="Courier New" w:cs="Courier New"/>
        </w:rPr>
        <w:t>Firebase</w:t>
      </w:r>
      <w:del w:id="901" w:author="Author" w:date="2026-01-23T09:53:00Z" w16du:dateUtc="2026-01-23T15:53:00Z">
        <w:r w:rsidR="00710F67" w:rsidRPr="00710F67">
          <w:rPr>
            <w:rFonts w:ascii="Courier New" w:hAnsi="Courier New" w:cs="Courier New"/>
          </w:rPr>
          <w:delText>,</w:delText>
        </w:r>
      </w:del>
      <w:ins w:id="902" w:author="Author" w:date="2026-01-23T09:53:00Z" w16du:dateUtc="2026-01-23T15:53:00Z">
        <w:r w:rsidRPr="00637087">
          <w:rPr>
            <w:rFonts w:ascii="Courier New" w:hAnsi="Courier New" w:cs="Courier New"/>
          </w:rPr>
          <w:t>)</w:t>
        </w:r>
      </w:ins>
    </w:p>
    <w:p w14:paraId="1259773A" w14:textId="77777777" w:rsidR="00637087" w:rsidRPr="00637087" w:rsidRDefault="00637087" w:rsidP="00637087">
      <w:pPr>
        <w:pStyle w:val="PlainText"/>
        <w:rPr>
          <w:ins w:id="903" w:author="Author" w:date="2026-01-23T09:53:00Z" w16du:dateUtc="2026-01-23T15:53:00Z"/>
          <w:rFonts w:ascii="Courier New" w:hAnsi="Courier New" w:cs="Courier New"/>
        </w:rPr>
      </w:pPr>
      <w:ins w:id="904" w:author="Author" w:date="2026-01-23T09:53:00Z" w16du:dateUtc="2026-01-23T15:53:00Z">
        <w:r w:rsidRPr="00637087">
          <w:rPr>
            <w:rFonts w:ascii="Courier New" w:hAnsi="Courier New" w:cs="Courier New"/>
          </w:rPr>
          <w:t>- **Payment Processors**: For billing and subscriptions (e.g., Stripe, PayPal)</w:t>
        </w:r>
      </w:ins>
    </w:p>
    <w:p w14:paraId="0D3F9669" w14:textId="27610A69" w:rsidR="00637087" w:rsidRPr="00637087" w:rsidRDefault="00637087" w:rsidP="00637087">
      <w:pPr>
        <w:pStyle w:val="PlainText"/>
        <w:rPr>
          <w:ins w:id="905" w:author="Author" w:date="2026-01-23T09:53:00Z" w16du:dateUtc="2026-01-23T15:53:00Z"/>
          <w:rFonts w:ascii="Courier New" w:hAnsi="Courier New" w:cs="Courier New"/>
        </w:rPr>
      </w:pPr>
      <w:ins w:id="906" w:author="Author" w:date="2026-01-23T09:53:00Z" w16du:dateUtc="2026-01-23T15:53:00Z">
        <w:r w:rsidRPr="00637087">
          <w:rPr>
            <w:rFonts w:ascii="Courier New" w:hAnsi="Courier New" w:cs="Courier New"/>
          </w:rPr>
          <w:t>- **Email Services**: For transactional communications (e.g.,</w:t>
        </w:r>
      </w:ins>
      <w:r w:rsidRPr="00637087">
        <w:rPr>
          <w:rFonts w:ascii="Courier New" w:hAnsi="Courier New" w:cs="Courier New"/>
        </w:rPr>
        <w:t xml:space="preserve"> SendGrid</w:t>
      </w:r>
      <w:del w:id="907" w:author="Author" w:date="2026-01-23T09:53:00Z" w16du:dateUtc="2026-01-23T15:53:00Z">
        <w:r w:rsidR="00710F67" w:rsidRPr="00710F67">
          <w:rPr>
            <w:rFonts w:ascii="Courier New" w:hAnsi="Courier New" w:cs="Courier New"/>
          </w:rPr>
          <w:delText xml:space="preserve">, etc.). We </w:delText>
        </w:r>
      </w:del>
      <w:ins w:id="908" w:author="Author" w:date="2026-01-23T09:53:00Z" w16du:dateUtc="2026-01-23T15:53:00Z">
        <w:r w:rsidRPr="00637087">
          <w:rPr>
            <w:rFonts w:ascii="Courier New" w:hAnsi="Courier New" w:cs="Courier New"/>
          </w:rPr>
          <w:t>)</w:t>
        </w:r>
      </w:ins>
    </w:p>
    <w:p w14:paraId="5B79DF4F" w14:textId="77777777" w:rsidR="00637087" w:rsidRPr="00637087" w:rsidRDefault="00637087" w:rsidP="00637087">
      <w:pPr>
        <w:pStyle w:val="PlainText"/>
        <w:rPr>
          <w:ins w:id="909" w:author="Author" w:date="2026-01-23T09:53:00Z" w16du:dateUtc="2026-01-23T15:53:00Z"/>
          <w:rFonts w:ascii="Courier New" w:hAnsi="Courier New" w:cs="Courier New"/>
        </w:rPr>
      </w:pPr>
      <w:ins w:id="910" w:author="Author" w:date="2026-01-23T09:53:00Z" w16du:dateUtc="2026-01-23T15:53:00Z">
        <w:r w:rsidRPr="00637087">
          <w:rPr>
            <w:rFonts w:ascii="Courier New" w:hAnsi="Courier New" w:cs="Courier New"/>
          </w:rPr>
          <w:t>- **Analytics Providers**: For usage analysis and improvements</w:t>
        </w:r>
      </w:ins>
    </w:p>
    <w:p w14:paraId="6D78B722" w14:textId="77777777" w:rsidR="00637087" w:rsidRPr="00637087" w:rsidRDefault="00637087" w:rsidP="00637087">
      <w:pPr>
        <w:pStyle w:val="PlainText"/>
        <w:rPr>
          <w:ins w:id="911" w:author="Author" w:date="2026-01-23T09:53:00Z" w16du:dateUtc="2026-01-23T15:53:00Z"/>
          <w:rFonts w:ascii="Courier New" w:hAnsi="Courier New" w:cs="Courier New"/>
        </w:rPr>
      </w:pPr>
    </w:p>
    <w:p w14:paraId="4B168099" w14:textId="77777777" w:rsidR="00637087" w:rsidRPr="00637087" w:rsidRDefault="00637087" w:rsidP="00637087">
      <w:pPr>
        <w:pStyle w:val="PlainText"/>
        <w:rPr>
          <w:ins w:id="912" w:author="Author" w:date="2026-01-23T09:53:00Z" w16du:dateUtc="2026-01-23T15:53:00Z"/>
          <w:rFonts w:ascii="Courier New" w:hAnsi="Courier New" w:cs="Courier New"/>
        </w:rPr>
      </w:pPr>
      <w:ins w:id="913" w:author="Author" w:date="2026-01-23T09:53:00Z" w16du:dateUtc="2026-01-23T15:53:00Z">
        <w:r w:rsidRPr="00637087">
          <w:rPr>
            <w:rFonts w:ascii="Courier New" w:hAnsi="Courier New" w:cs="Courier New"/>
          </w:rPr>
          <w:t>### 16.2 Third-Party Terms Apply</w:t>
        </w:r>
      </w:ins>
    </w:p>
    <w:p w14:paraId="39504121" w14:textId="77777777" w:rsidR="00637087" w:rsidRPr="00637087" w:rsidRDefault="00637087" w:rsidP="00637087">
      <w:pPr>
        <w:pStyle w:val="PlainText"/>
        <w:rPr>
          <w:ins w:id="914" w:author="Author" w:date="2026-01-23T09:53:00Z" w16du:dateUtc="2026-01-23T15:53:00Z"/>
          <w:rFonts w:ascii="Courier New" w:hAnsi="Courier New" w:cs="Courier New"/>
        </w:rPr>
      </w:pPr>
    </w:p>
    <w:p w14:paraId="56DF56C5" w14:textId="3354C920" w:rsidR="00637087" w:rsidRPr="00637087" w:rsidRDefault="00637087" w:rsidP="00637087">
      <w:pPr>
        <w:pStyle w:val="PlainText"/>
        <w:rPr>
          <w:rFonts w:ascii="Courier New" w:hAnsi="Courier New" w:cs="Courier New"/>
        </w:rPr>
      </w:pPr>
      <w:ins w:id="915" w:author="Author" w:date="2026-01-23T09:53:00Z" w16du:dateUtc="2026-01-23T15:53:00Z">
        <w:r w:rsidRPr="00637087">
          <w:rPr>
            <w:rFonts w:ascii="Courier New" w:hAnsi="Courier New" w:cs="Courier New"/>
          </w:rPr>
          <w:t xml:space="preserve">Your use of the Service may be subject to additional third-party terms of service and privacy policies. You </w:t>
        </w:r>
      </w:ins>
      <w:r w:rsidRPr="00637087">
        <w:rPr>
          <w:rFonts w:ascii="Courier New" w:hAnsi="Courier New" w:cs="Courier New"/>
        </w:rPr>
        <w:t xml:space="preserve">are </w:t>
      </w:r>
      <w:del w:id="916" w:author="Author" w:date="2026-01-23T09:53:00Z" w16du:dateUtc="2026-01-23T15:53:00Z">
        <w:r w:rsidR="00710F67" w:rsidRPr="00710F67">
          <w:rPr>
            <w:rFonts w:ascii="Courier New" w:hAnsi="Courier New" w:cs="Courier New"/>
          </w:rPr>
          <w:delText xml:space="preserve">not </w:delText>
        </w:r>
      </w:del>
      <w:r w:rsidRPr="00637087">
        <w:rPr>
          <w:rFonts w:ascii="Courier New" w:hAnsi="Courier New" w:cs="Courier New"/>
        </w:rPr>
        <w:t>responsible for</w:t>
      </w:r>
      <w:del w:id="917" w:author="Author" w:date="2026-01-23T09:53:00Z" w16du:dateUtc="2026-01-23T15:53:00Z">
        <w:r w:rsidR="00710F67" w:rsidRPr="00710F67">
          <w:rPr>
            <w:rFonts w:ascii="Courier New" w:hAnsi="Courier New" w:cs="Courier New"/>
          </w:rPr>
          <w:delText>:</w:delText>
        </w:r>
      </w:del>
      <w:ins w:id="918" w:author="Author" w:date="2026-01-23T09:53:00Z" w16du:dateUtc="2026-01-23T15:53:00Z">
        <w:r w:rsidRPr="00637087">
          <w:rPr>
            <w:rFonts w:ascii="Courier New" w:hAnsi="Courier New" w:cs="Courier New"/>
          </w:rPr>
          <w:t xml:space="preserve"> reviewing and complying with any applicable third-party terms.</w:t>
        </w:r>
      </w:ins>
    </w:p>
    <w:p w14:paraId="51109DDB" w14:textId="77777777" w:rsidR="00637087" w:rsidRPr="00637087" w:rsidRDefault="00637087" w:rsidP="00637087">
      <w:pPr>
        <w:pStyle w:val="PlainText"/>
        <w:rPr>
          <w:ins w:id="919" w:author="Author" w:date="2026-01-23T09:53:00Z" w16du:dateUtc="2026-01-23T15:53:00Z"/>
          <w:rFonts w:ascii="Courier New" w:hAnsi="Courier New" w:cs="Courier New"/>
        </w:rPr>
      </w:pPr>
    </w:p>
    <w:p w14:paraId="0584AFAE" w14:textId="77777777" w:rsidR="00637087" w:rsidRPr="00637087" w:rsidRDefault="00637087" w:rsidP="00637087">
      <w:pPr>
        <w:pStyle w:val="PlainText"/>
        <w:rPr>
          <w:ins w:id="920" w:author="Author" w:date="2026-01-23T09:53:00Z" w16du:dateUtc="2026-01-23T15:53:00Z"/>
          <w:rFonts w:ascii="Courier New" w:hAnsi="Courier New" w:cs="Courier New"/>
        </w:rPr>
      </w:pPr>
      <w:ins w:id="921" w:author="Author" w:date="2026-01-23T09:53:00Z" w16du:dateUtc="2026-01-23T15:53:00Z">
        <w:r w:rsidRPr="00637087">
          <w:rPr>
            <w:rFonts w:ascii="Courier New" w:hAnsi="Courier New" w:cs="Courier New"/>
          </w:rPr>
          <w:t>### 16.3 No Responsibility for Third Parties</w:t>
        </w:r>
      </w:ins>
    </w:p>
    <w:p w14:paraId="4E5466E0" w14:textId="77777777" w:rsidR="00637087" w:rsidRPr="00637087" w:rsidRDefault="00637087" w:rsidP="00637087">
      <w:pPr>
        <w:pStyle w:val="PlainText"/>
        <w:rPr>
          <w:ins w:id="922" w:author="Author" w:date="2026-01-23T09:53:00Z" w16du:dateUtc="2026-01-23T15:53:00Z"/>
          <w:rFonts w:ascii="Courier New" w:hAnsi="Courier New" w:cs="Courier New"/>
        </w:rPr>
      </w:pPr>
    </w:p>
    <w:p w14:paraId="16FB6FDA" w14:textId="77777777" w:rsidR="00637087" w:rsidRPr="00637087" w:rsidRDefault="00637087" w:rsidP="00637087">
      <w:pPr>
        <w:pStyle w:val="PlainText"/>
        <w:rPr>
          <w:ins w:id="923" w:author="Author" w:date="2026-01-23T09:53:00Z" w16du:dateUtc="2026-01-23T15:53:00Z"/>
          <w:rFonts w:ascii="Courier New" w:hAnsi="Courier New" w:cs="Courier New"/>
        </w:rPr>
      </w:pPr>
      <w:ins w:id="924" w:author="Author" w:date="2026-01-23T09:53:00Z" w16du:dateUtc="2026-01-23T15:53:00Z">
        <w:r w:rsidRPr="00637087">
          <w:rPr>
            <w:rFonts w:ascii="Courier New" w:hAnsi="Courier New" w:cs="Courier New"/>
          </w:rPr>
          <w:t>We are not responsible for:</w:t>
        </w:r>
      </w:ins>
    </w:p>
    <w:p w14:paraId="46FEB4D1" w14:textId="77777777" w:rsidR="00637087" w:rsidRPr="00637087" w:rsidRDefault="00637087" w:rsidP="00637087">
      <w:pPr>
        <w:pStyle w:val="PlainText"/>
        <w:rPr>
          <w:rFonts w:ascii="Courier New" w:hAnsi="Courier New" w:cs="Courier New"/>
        </w:rPr>
      </w:pPr>
    </w:p>
    <w:p w14:paraId="346B9FBA" w14:textId="77777777" w:rsidR="00637087" w:rsidRPr="00637087" w:rsidRDefault="00637087" w:rsidP="00637087">
      <w:pPr>
        <w:pStyle w:val="PlainText"/>
        <w:rPr>
          <w:ins w:id="925" w:author="Author" w:date="2026-01-23T09:53:00Z" w16du:dateUtc="2026-01-23T15:53:00Z"/>
          <w:rFonts w:ascii="Courier New" w:hAnsi="Courier New" w:cs="Courier New"/>
        </w:rPr>
      </w:pPr>
      <w:r w:rsidRPr="00637087">
        <w:rPr>
          <w:rFonts w:ascii="Courier New" w:hAnsi="Courier New" w:cs="Courier New"/>
        </w:rPr>
        <w:t>- The availability</w:t>
      </w:r>
      <w:ins w:id="926" w:author="Author" w:date="2026-01-23T09:53:00Z" w16du:dateUtc="2026-01-23T15:53:00Z">
        <w:r w:rsidRPr="00637087">
          <w:rPr>
            <w:rFonts w:ascii="Courier New" w:hAnsi="Courier New" w:cs="Courier New"/>
          </w:rPr>
          <w:t>, uptime,</w:t>
        </w:r>
      </w:ins>
      <w:r w:rsidRPr="00637087">
        <w:rPr>
          <w:rFonts w:ascii="Courier New" w:hAnsi="Courier New" w:cs="Courier New"/>
        </w:rPr>
        <w:t xml:space="preserve"> or </w:t>
      </w:r>
      <w:ins w:id="927" w:author="Author" w:date="2026-01-23T09:53:00Z" w16du:dateUtc="2026-01-23T15:53:00Z">
        <w:r w:rsidRPr="00637087">
          <w:rPr>
            <w:rFonts w:ascii="Courier New" w:hAnsi="Courier New" w:cs="Courier New"/>
          </w:rPr>
          <w:t>performance of third-party services</w:t>
        </w:r>
      </w:ins>
    </w:p>
    <w:p w14:paraId="1FDB6855" w14:textId="77777777" w:rsidR="00637087" w:rsidRPr="00637087" w:rsidRDefault="00637087" w:rsidP="00637087">
      <w:pPr>
        <w:pStyle w:val="PlainText"/>
        <w:rPr>
          <w:ins w:id="928" w:author="Author" w:date="2026-01-23T09:53:00Z" w16du:dateUtc="2026-01-23T15:53:00Z"/>
          <w:rFonts w:ascii="Courier New" w:hAnsi="Courier New" w:cs="Courier New"/>
        </w:rPr>
      </w:pPr>
      <w:ins w:id="929" w:author="Author" w:date="2026-01-23T09:53:00Z" w16du:dateUtc="2026-01-23T15:53:00Z">
        <w:r w:rsidRPr="00637087">
          <w:rPr>
            <w:rFonts w:ascii="Courier New" w:hAnsi="Courier New" w:cs="Courier New"/>
          </w:rPr>
          <w:t>- Downtime or service interruptions caused by third-party failures</w:t>
        </w:r>
      </w:ins>
    </w:p>
    <w:p w14:paraId="3F3E3C7A" w14:textId="77777777" w:rsidR="00637087" w:rsidRPr="00637087" w:rsidRDefault="00637087" w:rsidP="00637087">
      <w:pPr>
        <w:pStyle w:val="PlainText"/>
        <w:rPr>
          <w:rFonts w:ascii="Courier New" w:hAnsi="Courier New" w:cs="Courier New"/>
        </w:rPr>
      </w:pPr>
      <w:ins w:id="930" w:author="Author" w:date="2026-01-23T09:53:00Z" w16du:dateUtc="2026-01-23T15:53:00Z">
        <w:r w:rsidRPr="00637087">
          <w:rPr>
            <w:rFonts w:ascii="Courier New" w:hAnsi="Courier New" w:cs="Courier New"/>
          </w:rPr>
          <w:t xml:space="preserve">- The </w:t>
        </w:r>
      </w:ins>
      <w:r w:rsidRPr="00637087">
        <w:rPr>
          <w:rFonts w:ascii="Courier New" w:hAnsi="Courier New" w:cs="Courier New"/>
        </w:rPr>
        <w:t>accuracy</w:t>
      </w:r>
      <w:ins w:id="931" w:author="Author" w:date="2026-01-23T09:53:00Z" w16du:dateUtc="2026-01-23T15:53:00Z">
        <w:r w:rsidRPr="00637087">
          <w:rPr>
            <w:rFonts w:ascii="Courier New" w:hAnsi="Courier New" w:cs="Courier New"/>
          </w:rPr>
          <w:t>, reliability, or security</w:t>
        </w:r>
      </w:ins>
      <w:r w:rsidRPr="00637087">
        <w:rPr>
          <w:rFonts w:ascii="Courier New" w:hAnsi="Courier New" w:cs="Courier New"/>
        </w:rPr>
        <w:t xml:space="preserve"> of third-party services</w:t>
      </w:r>
    </w:p>
    <w:p w14:paraId="51A2E59E"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The privacy policies or practices of third parties</w:t>
      </w:r>
    </w:p>
    <w:p w14:paraId="714FBB4F"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Any damages arising from </w:t>
      </w:r>
      <w:ins w:id="932" w:author="Author" w:date="2026-01-23T09:53:00Z" w16du:dateUtc="2026-01-23T15:53:00Z">
        <w:r w:rsidRPr="00637087">
          <w:rPr>
            <w:rFonts w:ascii="Courier New" w:hAnsi="Courier New" w:cs="Courier New"/>
          </w:rPr>
          <w:t xml:space="preserve">your </w:t>
        </w:r>
      </w:ins>
      <w:r w:rsidRPr="00637087">
        <w:rPr>
          <w:rFonts w:ascii="Courier New" w:hAnsi="Courier New" w:cs="Courier New"/>
        </w:rPr>
        <w:t>use of third-party services</w:t>
      </w:r>
    </w:p>
    <w:p w14:paraId="1AD1A888" w14:textId="77777777" w:rsidR="00637087" w:rsidRPr="00637087" w:rsidRDefault="00637087" w:rsidP="00637087">
      <w:pPr>
        <w:pStyle w:val="PlainText"/>
        <w:rPr>
          <w:ins w:id="933" w:author="Author" w:date="2026-01-23T09:53:00Z" w16du:dateUtc="2026-01-23T15:53:00Z"/>
          <w:rFonts w:ascii="Courier New" w:hAnsi="Courier New" w:cs="Courier New"/>
        </w:rPr>
      </w:pPr>
      <w:ins w:id="934" w:author="Author" w:date="2026-01-23T09:53:00Z" w16du:dateUtc="2026-01-23T15:53:00Z">
        <w:r w:rsidRPr="00637087">
          <w:rPr>
            <w:rFonts w:ascii="Courier New" w:hAnsi="Courier New" w:cs="Courier New"/>
          </w:rPr>
          <w:t>- Changes to third-party terms, pricing, or availability</w:t>
        </w:r>
      </w:ins>
    </w:p>
    <w:p w14:paraId="783B335B" w14:textId="77777777" w:rsidR="00637087" w:rsidRPr="00637087" w:rsidRDefault="00637087" w:rsidP="00637087">
      <w:pPr>
        <w:pStyle w:val="PlainText"/>
        <w:rPr>
          <w:ins w:id="935" w:author="Author" w:date="2026-01-23T09:53:00Z" w16du:dateUtc="2026-01-23T15:53:00Z"/>
          <w:rFonts w:ascii="Courier New" w:hAnsi="Courier New" w:cs="Courier New"/>
        </w:rPr>
      </w:pPr>
    </w:p>
    <w:p w14:paraId="122E34FB" w14:textId="77777777" w:rsidR="00637087" w:rsidRPr="00637087" w:rsidRDefault="00637087" w:rsidP="00637087">
      <w:pPr>
        <w:pStyle w:val="PlainText"/>
        <w:rPr>
          <w:ins w:id="936" w:author="Author" w:date="2026-01-23T09:53:00Z" w16du:dateUtc="2026-01-23T15:53:00Z"/>
          <w:rFonts w:ascii="Courier New" w:hAnsi="Courier New" w:cs="Courier New"/>
        </w:rPr>
      </w:pPr>
      <w:ins w:id="937" w:author="Author" w:date="2026-01-23T09:53:00Z" w16du:dateUtc="2026-01-23T15:53:00Z">
        <w:r w:rsidRPr="00637087">
          <w:rPr>
            <w:rFonts w:ascii="Courier New" w:hAnsi="Courier New" w:cs="Courier New"/>
          </w:rPr>
          <w:t>### 16.4 Third-Party Links</w:t>
        </w:r>
      </w:ins>
    </w:p>
    <w:p w14:paraId="11B32BAC" w14:textId="77777777" w:rsidR="00637087" w:rsidRPr="00637087" w:rsidRDefault="00637087" w:rsidP="00637087">
      <w:pPr>
        <w:pStyle w:val="PlainText"/>
        <w:rPr>
          <w:ins w:id="938" w:author="Author" w:date="2026-01-23T09:53:00Z" w16du:dateUtc="2026-01-23T15:53:00Z"/>
          <w:rFonts w:ascii="Courier New" w:hAnsi="Courier New" w:cs="Courier New"/>
        </w:rPr>
      </w:pPr>
    </w:p>
    <w:p w14:paraId="219F1896" w14:textId="77777777" w:rsidR="00637087" w:rsidRPr="00637087" w:rsidRDefault="00637087" w:rsidP="00637087">
      <w:pPr>
        <w:pStyle w:val="PlainText"/>
        <w:rPr>
          <w:ins w:id="939" w:author="Author" w:date="2026-01-23T09:53:00Z" w16du:dateUtc="2026-01-23T15:53:00Z"/>
          <w:rFonts w:ascii="Courier New" w:hAnsi="Courier New" w:cs="Courier New"/>
        </w:rPr>
      </w:pPr>
      <w:ins w:id="940" w:author="Author" w:date="2026-01-23T09:53:00Z" w16du:dateUtc="2026-01-23T15:53:00Z">
        <w:r w:rsidRPr="00637087">
          <w:rPr>
            <w:rFonts w:ascii="Courier New" w:hAnsi="Courier New" w:cs="Courier New"/>
          </w:rPr>
          <w:t>The Service may contain links to third-party websites or services. We do not endorse or assume any responsibility for any third-party sites, information, materials, products, or services.</w:t>
        </w:r>
      </w:ins>
    </w:p>
    <w:p w14:paraId="6F7F07AF" w14:textId="77777777" w:rsidR="00637087" w:rsidRPr="00637087" w:rsidRDefault="00637087" w:rsidP="00637087">
      <w:pPr>
        <w:pStyle w:val="PlainText"/>
        <w:rPr>
          <w:rFonts w:ascii="Courier New" w:hAnsi="Courier New" w:cs="Courier New"/>
        </w:rPr>
      </w:pPr>
    </w:p>
    <w:p w14:paraId="7756B291"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540D5764" w14:textId="77777777" w:rsidR="00637087" w:rsidRPr="00637087" w:rsidRDefault="00637087" w:rsidP="00637087">
      <w:pPr>
        <w:pStyle w:val="PlainText"/>
        <w:rPr>
          <w:rFonts w:ascii="Courier New" w:hAnsi="Courier New" w:cs="Courier New"/>
        </w:rPr>
      </w:pPr>
    </w:p>
    <w:p w14:paraId="1EDE74C4" w14:textId="77777777" w:rsidR="00637087" w:rsidRPr="00637087" w:rsidRDefault="00637087" w:rsidP="00637087">
      <w:pPr>
        <w:pStyle w:val="PlainText"/>
        <w:rPr>
          <w:moveTo w:id="941" w:author="Author" w:date="2026-01-23T09:53:00Z" w16du:dateUtc="2026-01-23T15:53:00Z"/>
          <w:rFonts w:ascii="Courier New" w:hAnsi="Courier New" w:cs="Courier New"/>
        </w:rPr>
      </w:pPr>
      <w:r w:rsidRPr="00637087">
        <w:rPr>
          <w:rFonts w:ascii="Courier New" w:hAnsi="Courier New" w:cs="Courier New"/>
        </w:rPr>
        <w:t xml:space="preserve">## 17. </w:t>
      </w:r>
      <w:moveToRangeStart w:id="942" w:author="Author" w:date="2026-01-23T09:53:00Z" w:name="move220054446"/>
      <w:moveTo w:id="943" w:author="Author" w:date="2026-01-23T09:53:00Z" w16du:dateUtc="2026-01-23T15:53:00Z">
        <w:r w:rsidRPr="00637087">
          <w:rPr>
            <w:rFonts w:ascii="Courier New" w:hAnsi="Courier New" w:cs="Courier New"/>
          </w:rPr>
          <w:t>Indemnification</w:t>
        </w:r>
      </w:moveTo>
    </w:p>
    <w:p w14:paraId="57324A16" w14:textId="77777777" w:rsidR="00637087" w:rsidRPr="00637087" w:rsidRDefault="00637087" w:rsidP="00637087">
      <w:pPr>
        <w:pStyle w:val="PlainText"/>
        <w:rPr>
          <w:moveTo w:id="944" w:author="Author" w:date="2026-01-23T09:53:00Z" w16du:dateUtc="2026-01-23T15:53:00Z"/>
          <w:rFonts w:ascii="Courier New" w:hAnsi="Courier New" w:cs="Courier New"/>
        </w:rPr>
      </w:pPr>
    </w:p>
    <w:moveToRangeEnd w:id="942"/>
    <w:p w14:paraId="3F510163" w14:textId="56B48DD7" w:rsidR="00637087" w:rsidRPr="00637087" w:rsidRDefault="00710F67" w:rsidP="00637087">
      <w:pPr>
        <w:pStyle w:val="PlainText"/>
        <w:rPr>
          <w:ins w:id="945" w:author="Author" w:date="2026-01-23T09:53:00Z" w16du:dateUtc="2026-01-23T15:53:00Z"/>
          <w:rFonts w:ascii="Courier New" w:hAnsi="Courier New" w:cs="Courier New"/>
        </w:rPr>
      </w:pPr>
      <w:del w:id="946" w:author="Author" w:date="2026-01-23T09:53:00Z" w16du:dateUtc="2026-01-23T15:53:00Z">
        <w:r w:rsidRPr="00710F67">
          <w:rPr>
            <w:rFonts w:ascii="Courier New" w:hAnsi="Courier New" w:cs="Courier New"/>
          </w:rPr>
          <w:delText>Limitation</w:delText>
        </w:r>
      </w:del>
      <w:ins w:id="947" w:author="Author" w:date="2026-01-23T09:53:00Z" w16du:dateUtc="2026-01-23T15:53:00Z">
        <w:r w:rsidR="00637087" w:rsidRPr="00637087">
          <w:rPr>
            <w:rFonts w:ascii="Courier New" w:hAnsi="Courier New" w:cs="Courier New"/>
          </w:rPr>
          <w:t>You agree to indemnify, defend, and hold harmless Starship Psychics LLC, its officers, directors, employees, agents, licensors, and suppliers from and against any and all claims, liabilities, damages, losses, costs, expenses, or fees (including reasonable attorneys' fees) arising from or relating to:</w:t>
        </w:r>
      </w:ins>
    </w:p>
    <w:p w14:paraId="21AF132D" w14:textId="77777777" w:rsidR="00637087" w:rsidRPr="00637087" w:rsidRDefault="00637087" w:rsidP="00637087">
      <w:pPr>
        <w:pStyle w:val="PlainText"/>
        <w:rPr>
          <w:ins w:id="948" w:author="Author" w:date="2026-01-23T09:53:00Z" w16du:dateUtc="2026-01-23T15:53:00Z"/>
          <w:rFonts w:ascii="Courier New" w:hAnsi="Courier New" w:cs="Courier New"/>
        </w:rPr>
      </w:pPr>
    </w:p>
    <w:p w14:paraId="547F6184" w14:textId="67B25A4D" w:rsidR="00637087" w:rsidRPr="00637087" w:rsidRDefault="00637087" w:rsidP="00637087">
      <w:pPr>
        <w:pStyle w:val="PlainText"/>
        <w:rPr>
          <w:rFonts w:ascii="Courier New" w:hAnsi="Courier New" w:cs="Courier New"/>
        </w:rPr>
      </w:pPr>
      <w:ins w:id="949" w:author="Author" w:date="2026-01-23T09:53:00Z" w16du:dateUtc="2026-01-23T15:53:00Z">
        <w:r w:rsidRPr="00637087">
          <w:rPr>
            <w:rFonts w:ascii="Courier New" w:hAnsi="Courier New" w:cs="Courier New"/>
          </w:rPr>
          <w:t>- Your use or misuse</w:t>
        </w:r>
      </w:ins>
      <w:r w:rsidRPr="00637087">
        <w:rPr>
          <w:rFonts w:ascii="Courier New" w:hAnsi="Courier New" w:cs="Courier New"/>
        </w:rPr>
        <w:t xml:space="preserve"> of </w:t>
      </w:r>
      <w:del w:id="950" w:author="Author" w:date="2026-01-23T09:53:00Z" w16du:dateUtc="2026-01-23T15:53:00Z">
        <w:r w:rsidR="00710F67" w:rsidRPr="00710F67">
          <w:rPr>
            <w:rFonts w:ascii="Courier New" w:hAnsi="Courier New" w:cs="Courier New"/>
          </w:rPr>
          <w:delText>Warranties</w:delText>
        </w:r>
      </w:del>
      <w:ins w:id="951" w:author="Author" w:date="2026-01-23T09:53:00Z" w16du:dateUtc="2026-01-23T15:53:00Z">
        <w:r w:rsidRPr="00637087">
          <w:rPr>
            <w:rFonts w:ascii="Courier New" w:hAnsi="Courier New" w:cs="Courier New"/>
          </w:rPr>
          <w:t>the Service</w:t>
        </w:r>
      </w:ins>
    </w:p>
    <w:p w14:paraId="403F3D13" w14:textId="77777777" w:rsidR="00710F67" w:rsidRPr="00710F67" w:rsidRDefault="00710F67" w:rsidP="00710F67">
      <w:pPr>
        <w:pStyle w:val="PlainText"/>
        <w:rPr>
          <w:del w:id="952" w:author="Author" w:date="2026-01-23T09:53:00Z" w16du:dateUtc="2026-01-23T15:53:00Z"/>
          <w:rFonts w:ascii="Courier New" w:hAnsi="Courier New" w:cs="Courier New"/>
        </w:rPr>
      </w:pPr>
    </w:p>
    <w:p w14:paraId="5516DA77" w14:textId="77777777" w:rsidR="00710F67" w:rsidRPr="00710F67" w:rsidRDefault="00710F67" w:rsidP="00710F67">
      <w:pPr>
        <w:pStyle w:val="PlainText"/>
        <w:rPr>
          <w:del w:id="953" w:author="Author" w:date="2026-01-23T09:53:00Z" w16du:dateUtc="2026-01-23T15:53:00Z"/>
          <w:rFonts w:ascii="Courier New" w:hAnsi="Courier New" w:cs="Courier New"/>
        </w:rPr>
      </w:pPr>
      <w:del w:id="954" w:author="Author" w:date="2026-01-23T09:53:00Z" w16du:dateUtc="2026-01-23T15:53:00Z">
        <w:r w:rsidRPr="00710F67">
          <w:rPr>
            <w:rFonts w:ascii="Courier New" w:hAnsi="Courier New" w:cs="Courier New"/>
          </w:rPr>
          <w:delText>TO THE FULLEST EXTENT PERMISSIBLE BY APPLICABLE LAW, WE DISCLAIM ALL WARRANTIES, EXPRESS OR IMPLIED, INCLUDING BUT NOT LIMITED TO:</w:delText>
        </w:r>
      </w:del>
    </w:p>
    <w:p w14:paraId="68C7FBE4" w14:textId="77777777" w:rsidR="00637087" w:rsidRPr="00637087" w:rsidRDefault="00637087" w:rsidP="00637087">
      <w:pPr>
        <w:pStyle w:val="PlainText"/>
        <w:rPr>
          <w:moveFrom w:id="955" w:author="Author" w:date="2026-01-23T09:53:00Z" w16du:dateUtc="2026-01-23T15:53:00Z"/>
          <w:rFonts w:ascii="Courier New" w:hAnsi="Courier New" w:cs="Courier New"/>
        </w:rPr>
      </w:pPr>
      <w:moveFromRangeStart w:id="956" w:author="Author" w:date="2026-01-23T09:53:00Z" w:name="move220054439"/>
    </w:p>
    <w:p w14:paraId="5B1752E9" w14:textId="77777777" w:rsidR="00637087" w:rsidRPr="00637087" w:rsidRDefault="00637087" w:rsidP="00637087">
      <w:pPr>
        <w:pStyle w:val="PlainText"/>
        <w:rPr>
          <w:moveFrom w:id="957" w:author="Author" w:date="2026-01-23T09:53:00Z" w16du:dateUtc="2026-01-23T15:53:00Z"/>
          <w:rFonts w:ascii="Courier New" w:hAnsi="Courier New" w:cs="Courier New"/>
        </w:rPr>
      </w:pPr>
      <w:moveFrom w:id="958" w:author="Author" w:date="2026-01-23T09:53:00Z" w16du:dateUtc="2026-01-23T15:53:00Z">
        <w:r w:rsidRPr="00637087">
          <w:rPr>
            <w:rFonts w:ascii="Courier New" w:hAnsi="Courier New" w:cs="Courier New"/>
          </w:rPr>
          <w:t>- Implied warranties of merchantability</w:t>
        </w:r>
      </w:moveFrom>
    </w:p>
    <w:p w14:paraId="28D4A2DE" w14:textId="77777777" w:rsidR="00637087" w:rsidRPr="00637087" w:rsidRDefault="00637087" w:rsidP="00637087">
      <w:pPr>
        <w:pStyle w:val="PlainText"/>
        <w:rPr>
          <w:moveFrom w:id="959" w:author="Author" w:date="2026-01-23T09:53:00Z" w16du:dateUtc="2026-01-23T15:53:00Z"/>
          <w:rFonts w:ascii="Courier New" w:hAnsi="Courier New" w:cs="Courier New"/>
        </w:rPr>
      </w:pPr>
      <w:moveFrom w:id="960" w:author="Author" w:date="2026-01-23T09:53:00Z" w16du:dateUtc="2026-01-23T15:53:00Z">
        <w:r w:rsidRPr="00637087">
          <w:rPr>
            <w:rFonts w:ascii="Courier New" w:hAnsi="Courier New" w:cs="Courier New"/>
          </w:rPr>
          <w:t>- Implied warranties of fitness for a particular purpose</w:t>
        </w:r>
      </w:moveFrom>
    </w:p>
    <w:p w14:paraId="0078D98C" w14:textId="77777777" w:rsidR="00637087" w:rsidRPr="00637087" w:rsidRDefault="00637087" w:rsidP="00637087">
      <w:pPr>
        <w:pStyle w:val="PlainText"/>
        <w:rPr>
          <w:moveFrom w:id="961" w:author="Author" w:date="2026-01-23T09:53:00Z" w16du:dateUtc="2026-01-23T15:53:00Z"/>
          <w:rFonts w:ascii="Courier New" w:hAnsi="Courier New" w:cs="Courier New"/>
        </w:rPr>
      </w:pPr>
      <w:moveFrom w:id="962" w:author="Author" w:date="2026-01-23T09:53:00Z" w16du:dateUtc="2026-01-23T15:53:00Z">
        <w:r w:rsidRPr="00637087">
          <w:rPr>
            <w:rFonts w:ascii="Courier New" w:hAnsi="Courier New" w:cs="Courier New"/>
          </w:rPr>
          <w:t>- Implied warranties of non-infringement</w:t>
        </w:r>
      </w:moveFrom>
    </w:p>
    <w:p w14:paraId="373E7A7F" w14:textId="77777777" w:rsidR="00637087" w:rsidRPr="00637087" w:rsidRDefault="00637087" w:rsidP="00637087">
      <w:pPr>
        <w:pStyle w:val="PlainText"/>
        <w:rPr>
          <w:moveFrom w:id="963" w:author="Author" w:date="2026-01-23T09:53:00Z" w16du:dateUtc="2026-01-23T15:53:00Z"/>
          <w:rFonts w:ascii="Courier New" w:hAnsi="Courier New" w:cs="Courier New"/>
        </w:rPr>
      </w:pPr>
      <w:moveFrom w:id="964" w:author="Author" w:date="2026-01-23T09:53:00Z" w16du:dateUtc="2026-01-23T15:53:00Z">
        <w:r w:rsidRPr="00637087">
          <w:rPr>
            <w:rFonts w:ascii="Courier New" w:hAnsi="Courier New" w:cs="Courier New"/>
          </w:rPr>
          <w:t>- Warranties arising from course of dealing or course of performance</w:t>
        </w:r>
      </w:moveFrom>
    </w:p>
    <w:moveFromRangeEnd w:id="956"/>
    <w:p w14:paraId="35CCD953" w14:textId="77777777" w:rsidR="00637087" w:rsidRPr="00637087" w:rsidRDefault="00637087" w:rsidP="00637087">
      <w:pPr>
        <w:pStyle w:val="PlainText"/>
        <w:rPr>
          <w:ins w:id="965" w:author="Author" w:date="2026-01-23T09:53:00Z" w16du:dateUtc="2026-01-23T15:53:00Z"/>
          <w:rFonts w:ascii="Courier New" w:hAnsi="Courier New" w:cs="Courier New"/>
        </w:rPr>
      </w:pPr>
      <w:ins w:id="966" w:author="Author" w:date="2026-01-23T09:53:00Z" w16du:dateUtc="2026-01-23T15:53:00Z">
        <w:r w:rsidRPr="00637087">
          <w:rPr>
            <w:rFonts w:ascii="Courier New" w:hAnsi="Courier New" w:cs="Courier New"/>
          </w:rPr>
          <w:t>- Your violation of these Terms or the Acceptable Use Policy</w:t>
        </w:r>
      </w:ins>
    </w:p>
    <w:p w14:paraId="0EBA0CDD" w14:textId="77777777" w:rsidR="00637087" w:rsidRPr="00637087" w:rsidRDefault="00637087" w:rsidP="00637087">
      <w:pPr>
        <w:pStyle w:val="PlainText"/>
        <w:rPr>
          <w:ins w:id="967" w:author="Author" w:date="2026-01-23T09:53:00Z" w16du:dateUtc="2026-01-23T15:53:00Z"/>
          <w:rFonts w:ascii="Courier New" w:hAnsi="Courier New" w:cs="Courier New"/>
        </w:rPr>
      </w:pPr>
      <w:ins w:id="968" w:author="Author" w:date="2026-01-23T09:53:00Z" w16du:dateUtc="2026-01-23T15:53:00Z">
        <w:r w:rsidRPr="00637087">
          <w:rPr>
            <w:rFonts w:ascii="Courier New" w:hAnsi="Courier New" w:cs="Courier New"/>
          </w:rPr>
          <w:t>- Your violation of any law, regulation, or third-party rights</w:t>
        </w:r>
      </w:ins>
    </w:p>
    <w:p w14:paraId="128C273F" w14:textId="77777777" w:rsidR="00637087" w:rsidRPr="00637087" w:rsidRDefault="00637087" w:rsidP="00637087">
      <w:pPr>
        <w:pStyle w:val="PlainText"/>
        <w:rPr>
          <w:ins w:id="969" w:author="Author" w:date="2026-01-23T09:53:00Z" w16du:dateUtc="2026-01-23T15:53:00Z"/>
          <w:rFonts w:ascii="Courier New" w:hAnsi="Courier New" w:cs="Courier New"/>
        </w:rPr>
      </w:pPr>
      <w:ins w:id="970" w:author="Author" w:date="2026-01-23T09:53:00Z" w16du:dateUtc="2026-01-23T15:53:00Z">
        <w:r w:rsidRPr="00637087">
          <w:rPr>
            <w:rFonts w:ascii="Courier New" w:hAnsi="Courier New" w:cs="Courier New"/>
          </w:rPr>
          <w:t>- Your infringement of intellectual property rights</w:t>
        </w:r>
      </w:ins>
    </w:p>
    <w:p w14:paraId="25CA4EC4" w14:textId="77777777" w:rsidR="00637087" w:rsidRPr="00637087" w:rsidRDefault="00637087" w:rsidP="00637087">
      <w:pPr>
        <w:pStyle w:val="PlainText"/>
        <w:rPr>
          <w:ins w:id="971" w:author="Author" w:date="2026-01-23T09:53:00Z" w16du:dateUtc="2026-01-23T15:53:00Z"/>
          <w:rFonts w:ascii="Courier New" w:hAnsi="Courier New" w:cs="Courier New"/>
        </w:rPr>
      </w:pPr>
      <w:ins w:id="972" w:author="Author" w:date="2026-01-23T09:53:00Z" w16du:dateUtc="2026-01-23T15:53:00Z">
        <w:r w:rsidRPr="00637087">
          <w:rPr>
            <w:rFonts w:ascii="Courier New" w:hAnsi="Courier New" w:cs="Courier New"/>
          </w:rPr>
          <w:t>- **Any User Content you submit, including claims that it violates third-party rights**</w:t>
        </w:r>
      </w:ins>
    </w:p>
    <w:p w14:paraId="5D3C757D" w14:textId="77777777" w:rsidR="00637087" w:rsidRPr="00637087" w:rsidRDefault="00637087" w:rsidP="00637087">
      <w:pPr>
        <w:pStyle w:val="PlainText"/>
        <w:rPr>
          <w:ins w:id="973" w:author="Author" w:date="2026-01-23T09:53:00Z" w16du:dateUtc="2026-01-23T15:53:00Z"/>
          <w:rFonts w:ascii="Courier New" w:hAnsi="Courier New" w:cs="Courier New"/>
        </w:rPr>
      </w:pPr>
      <w:ins w:id="974" w:author="Author" w:date="2026-01-23T09:53:00Z" w16du:dateUtc="2026-01-23T15:53:00Z">
        <w:r w:rsidRPr="00637087">
          <w:rPr>
            <w:rFonts w:ascii="Courier New" w:hAnsi="Courier New" w:cs="Courier New"/>
          </w:rPr>
          <w:t>- **Your unlawful conduct or fraudulent activity**</w:t>
        </w:r>
      </w:ins>
    </w:p>
    <w:p w14:paraId="737436C4" w14:textId="77777777" w:rsidR="00637087" w:rsidRPr="00637087" w:rsidRDefault="00637087" w:rsidP="00637087">
      <w:pPr>
        <w:pStyle w:val="PlainText"/>
        <w:rPr>
          <w:ins w:id="975" w:author="Author" w:date="2026-01-23T09:53:00Z" w16du:dateUtc="2026-01-23T15:53:00Z"/>
          <w:rFonts w:ascii="Courier New" w:hAnsi="Courier New" w:cs="Courier New"/>
        </w:rPr>
      </w:pPr>
      <w:ins w:id="976" w:author="Author" w:date="2026-01-23T09:53:00Z" w16du:dateUtc="2026-01-23T15:53:00Z">
        <w:r w:rsidRPr="00637087">
          <w:rPr>
            <w:rFonts w:ascii="Courier New" w:hAnsi="Courier New" w:cs="Courier New"/>
          </w:rPr>
          <w:t>- **Your violation of the Acceptable Use Policy**</w:t>
        </w:r>
      </w:ins>
    </w:p>
    <w:p w14:paraId="4C65EECB" w14:textId="77777777" w:rsidR="00637087" w:rsidRPr="00637087" w:rsidRDefault="00637087" w:rsidP="00637087">
      <w:pPr>
        <w:pStyle w:val="PlainText"/>
        <w:rPr>
          <w:ins w:id="977" w:author="Author" w:date="2026-01-23T09:53:00Z" w16du:dateUtc="2026-01-23T15:53:00Z"/>
          <w:rFonts w:ascii="Courier New" w:hAnsi="Courier New" w:cs="Courier New"/>
        </w:rPr>
      </w:pPr>
      <w:ins w:id="978" w:author="Author" w:date="2026-01-23T09:53:00Z" w16du:dateUtc="2026-01-23T15:53:00Z">
        <w:r w:rsidRPr="00637087">
          <w:rPr>
            <w:rFonts w:ascii="Courier New" w:hAnsi="Courier New" w:cs="Courier New"/>
          </w:rPr>
          <w:t>- **Your misuse of AI-generated Outputs, including any reliance on Outputs for professional decisions or advice**</w:t>
        </w:r>
      </w:ins>
    </w:p>
    <w:p w14:paraId="7D86C9AB" w14:textId="77777777" w:rsidR="00637087" w:rsidRPr="00637087" w:rsidRDefault="00637087" w:rsidP="00637087">
      <w:pPr>
        <w:pStyle w:val="PlainText"/>
        <w:rPr>
          <w:ins w:id="979" w:author="Author" w:date="2026-01-23T09:53:00Z" w16du:dateUtc="2026-01-23T15:53:00Z"/>
          <w:rFonts w:ascii="Courier New" w:hAnsi="Courier New" w:cs="Courier New"/>
        </w:rPr>
      </w:pPr>
      <w:ins w:id="980" w:author="Author" w:date="2026-01-23T09:53:00Z" w16du:dateUtc="2026-01-23T15:53:00Z">
        <w:r w:rsidRPr="00637087">
          <w:rPr>
            <w:rFonts w:ascii="Courier New" w:hAnsi="Courier New" w:cs="Courier New"/>
          </w:rPr>
          <w:t>- Any claim that your actions caused harm to another person or entity</w:t>
        </w:r>
      </w:ins>
    </w:p>
    <w:p w14:paraId="36F3A2DA" w14:textId="77777777" w:rsidR="00637087" w:rsidRPr="00637087" w:rsidRDefault="00637087" w:rsidP="00637087">
      <w:pPr>
        <w:pStyle w:val="PlainText"/>
        <w:rPr>
          <w:ins w:id="981" w:author="Author" w:date="2026-01-23T09:53:00Z" w16du:dateUtc="2026-01-23T15:53:00Z"/>
          <w:rFonts w:ascii="Courier New" w:hAnsi="Courier New" w:cs="Courier New"/>
        </w:rPr>
      </w:pPr>
    </w:p>
    <w:p w14:paraId="3BBB573E" w14:textId="77777777" w:rsidR="00637087" w:rsidRPr="00637087" w:rsidRDefault="00637087" w:rsidP="00637087">
      <w:pPr>
        <w:pStyle w:val="PlainText"/>
        <w:rPr>
          <w:ins w:id="982" w:author="Author" w:date="2026-01-23T09:53:00Z" w16du:dateUtc="2026-01-23T15:53:00Z"/>
          <w:rFonts w:ascii="Courier New" w:hAnsi="Courier New" w:cs="Courier New"/>
        </w:rPr>
      </w:pPr>
      <w:ins w:id="983" w:author="Author" w:date="2026-01-23T09:53:00Z" w16du:dateUtc="2026-01-23T15:53:00Z">
        <w:r w:rsidRPr="00637087">
          <w:rPr>
            <w:rFonts w:ascii="Courier New" w:hAnsi="Courier New" w:cs="Courier New"/>
          </w:rPr>
          <w:t>This indemnification obligation will survive termination of these Terms and your use of the Service.</w:t>
        </w:r>
      </w:ins>
    </w:p>
    <w:p w14:paraId="1D0EBB65" w14:textId="77777777" w:rsidR="00637087" w:rsidRPr="00637087" w:rsidRDefault="00637087" w:rsidP="00637087">
      <w:pPr>
        <w:pStyle w:val="PlainText"/>
        <w:rPr>
          <w:rFonts w:ascii="Courier New" w:hAnsi="Courier New" w:cs="Courier New"/>
        </w:rPr>
      </w:pPr>
    </w:p>
    <w:p w14:paraId="5937CB4F"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4C7F89B0" w14:textId="77777777" w:rsidR="00637087" w:rsidRPr="00637087" w:rsidRDefault="00637087" w:rsidP="00637087">
      <w:pPr>
        <w:pStyle w:val="PlainText"/>
        <w:rPr>
          <w:rFonts w:ascii="Courier New" w:hAnsi="Courier New" w:cs="Courier New"/>
        </w:rPr>
      </w:pPr>
    </w:p>
    <w:p w14:paraId="72EE1B2C" w14:textId="77777777" w:rsidR="00637087" w:rsidRPr="00637087" w:rsidRDefault="00637087" w:rsidP="00637087">
      <w:pPr>
        <w:pStyle w:val="PlainText"/>
        <w:rPr>
          <w:moveFrom w:id="984" w:author="Author" w:date="2026-01-23T09:53:00Z" w16du:dateUtc="2026-01-23T15:53:00Z"/>
          <w:rFonts w:ascii="Courier New" w:hAnsi="Courier New" w:cs="Courier New"/>
        </w:rPr>
      </w:pPr>
      <w:r w:rsidRPr="00637087">
        <w:rPr>
          <w:rFonts w:ascii="Courier New" w:hAnsi="Courier New" w:cs="Courier New"/>
        </w:rPr>
        <w:t xml:space="preserve">## 18. </w:t>
      </w:r>
      <w:ins w:id="985" w:author="Author" w:date="2026-01-23T09:53:00Z" w16du:dateUtc="2026-01-23T15:53:00Z">
        <w:r w:rsidRPr="00637087">
          <w:rPr>
            <w:rFonts w:ascii="Courier New" w:hAnsi="Courier New" w:cs="Courier New"/>
          </w:rPr>
          <w:t>Dispute Resolution</w:t>
        </w:r>
      </w:ins>
      <w:moveFromRangeStart w:id="986" w:author="Author" w:date="2026-01-23T09:53:00Z" w:name="move220054446"/>
      <w:moveFrom w:id="987" w:author="Author" w:date="2026-01-23T09:53:00Z" w16du:dateUtc="2026-01-23T15:53:00Z">
        <w:r w:rsidRPr="00637087">
          <w:rPr>
            <w:rFonts w:ascii="Courier New" w:hAnsi="Courier New" w:cs="Courier New"/>
          </w:rPr>
          <w:t>Indemnification</w:t>
        </w:r>
      </w:moveFrom>
    </w:p>
    <w:p w14:paraId="339565C4" w14:textId="77777777" w:rsidR="00637087" w:rsidRPr="00637087" w:rsidRDefault="00637087" w:rsidP="00637087">
      <w:pPr>
        <w:pStyle w:val="PlainText"/>
        <w:rPr>
          <w:moveFrom w:id="988" w:author="Author" w:date="2026-01-23T09:53:00Z" w16du:dateUtc="2026-01-23T15:53:00Z"/>
          <w:rFonts w:ascii="Courier New" w:hAnsi="Courier New" w:cs="Courier New"/>
        </w:rPr>
      </w:pPr>
    </w:p>
    <w:moveFromRangeEnd w:id="986"/>
    <w:p w14:paraId="53D205AB" w14:textId="1E9BCBB0" w:rsidR="00637087" w:rsidRPr="00637087" w:rsidRDefault="00710F67" w:rsidP="00637087">
      <w:pPr>
        <w:pStyle w:val="PlainText"/>
        <w:rPr>
          <w:ins w:id="989" w:author="Author" w:date="2026-01-23T09:53:00Z" w16du:dateUtc="2026-01-23T15:53:00Z"/>
          <w:rFonts w:ascii="Courier New" w:hAnsi="Courier New" w:cs="Courier New"/>
        </w:rPr>
      </w:pPr>
      <w:del w:id="990" w:author="Author" w:date="2026-01-23T09:53:00Z" w16du:dateUtc="2026-01-23T15:53:00Z">
        <w:r w:rsidRPr="00710F67">
          <w:rPr>
            <w:rFonts w:ascii="Courier New" w:hAnsi="Courier New" w:cs="Courier New"/>
          </w:rPr>
          <w:delText>You agree to indemnify, defend,</w:delText>
        </w:r>
      </w:del>
      <w:r w:rsidR="00637087" w:rsidRPr="00637087">
        <w:rPr>
          <w:rFonts w:ascii="Courier New" w:hAnsi="Courier New" w:cs="Courier New"/>
        </w:rPr>
        <w:t xml:space="preserve"> and </w:t>
      </w:r>
      <w:del w:id="991" w:author="Author" w:date="2026-01-23T09:53:00Z" w16du:dateUtc="2026-01-23T15:53:00Z">
        <w:r w:rsidRPr="00710F67">
          <w:rPr>
            <w:rFonts w:ascii="Courier New" w:hAnsi="Courier New" w:cs="Courier New"/>
          </w:rPr>
          <w:delText>hold harmless our company from any claims, damages, losses, liabilities,</w:delText>
        </w:r>
      </w:del>
      <w:ins w:id="992" w:author="Author" w:date="2026-01-23T09:53:00Z" w16du:dateUtc="2026-01-23T15:53:00Z">
        <w:r w:rsidR="00637087" w:rsidRPr="00637087">
          <w:rPr>
            <w:rFonts w:ascii="Courier New" w:hAnsi="Courier New" w:cs="Courier New"/>
          </w:rPr>
          <w:t>Governing Law</w:t>
        </w:r>
      </w:ins>
    </w:p>
    <w:p w14:paraId="3B305E11" w14:textId="77777777" w:rsidR="00637087" w:rsidRPr="00637087" w:rsidRDefault="00637087" w:rsidP="00637087">
      <w:pPr>
        <w:pStyle w:val="PlainText"/>
        <w:rPr>
          <w:ins w:id="993" w:author="Author" w:date="2026-01-23T09:53:00Z" w16du:dateUtc="2026-01-23T15:53:00Z"/>
          <w:rFonts w:ascii="Courier New" w:hAnsi="Courier New" w:cs="Courier New"/>
        </w:rPr>
      </w:pPr>
    </w:p>
    <w:p w14:paraId="49959010" w14:textId="77777777" w:rsidR="00637087" w:rsidRPr="00637087" w:rsidRDefault="00637087" w:rsidP="00637087">
      <w:pPr>
        <w:pStyle w:val="PlainText"/>
        <w:rPr>
          <w:ins w:id="994" w:author="Author" w:date="2026-01-23T09:53:00Z" w16du:dateUtc="2026-01-23T15:53:00Z"/>
          <w:rFonts w:ascii="Courier New" w:hAnsi="Courier New" w:cs="Courier New"/>
        </w:rPr>
      </w:pPr>
      <w:ins w:id="995" w:author="Author" w:date="2026-01-23T09:53:00Z" w16du:dateUtc="2026-01-23T15:53:00Z">
        <w:r w:rsidRPr="00637087">
          <w:rPr>
            <w:rFonts w:ascii="Courier New" w:hAnsi="Courier New" w:cs="Courier New"/>
          </w:rPr>
          <w:lastRenderedPageBreak/>
          <w:t>### 18.1 Governing Law</w:t>
        </w:r>
      </w:ins>
    </w:p>
    <w:p w14:paraId="09C48025" w14:textId="77777777" w:rsidR="00637087" w:rsidRPr="00637087" w:rsidRDefault="00637087" w:rsidP="00637087">
      <w:pPr>
        <w:pStyle w:val="PlainText"/>
        <w:rPr>
          <w:ins w:id="996" w:author="Author" w:date="2026-01-23T09:53:00Z" w16du:dateUtc="2026-01-23T15:53:00Z"/>
          <w:rFonts w:ascii="Courier New" w:hAnsi="Courier New" w:cs="Courier New"/>
        </w:rPr>
      </w:pPr>
    </w:p>
    <w:p w14:paraId="59E1E0E0" w14:textId="77777777" w:rsidR="00710F67" w:rsidRPr="00710F67" w:rsidRDefault="00637087" w:rsidP="00710F67">
      <w:pPr>
        <w:pStyle w:val="PlainText"/>
        <w:rPr>
          <w:del w:id="997" w:author="Author" w:date="2026-01-23T09:53:00Z" w16du:dateUtc="2026-01-23T15:53:00Z"/>
          <w:rFonts w:ascii="Courier New" w:hAnsi="Courier New" w:cs="Courier New"/>
        </w:rPr>
      </w:pPr>
      <w:ins w:id="998" w:author="Author" w:date="2026-01-23T09:53:00Z" w16du:dateUtc="2026-01-23T15:53:00Z">
        <w:r w:rsidRPr="00637087">
          <w:rPr>
            <w:rFonts w:ascii="Courier New" w:hAnsi="Courier New" w:cs="Courier New"/>
          </w:rPr>
          <w:t>These Terms shall be governed by</w:t>
        </w:r>
      </w:ins>
      <w:r w:rsidRPr="00637087">
        <w:rPr>
          <w:rFonts w:ascii="Courier New" w:hAnsi="Courier New" w:cs="Courier New"/>
        </w:rPr>
        <w:t xml:space="preserve"> and </w:t>
      </w:r>
      <w:del w:id="999" w:author="Author" w:date="2026-01-23T09:53:00Z" w16du:dateUtc="2026-01-23T15:53:00Z">
        <w:r w:rsidR="00710F67" w:rsidRPr="00710F67">
          <w:rPr>
            <w:rFonts w:ascii="Courier New" w:hAnsi="Courier New" w:cs="Courier New"/>
          </w:rPr>
          <w:delText>expenses (including attorney's fees) arising from:</w:delText>
        </w:r>
      </w:del>
    </w:p>
    <w:p w14:paraId="497CC538" w14:textId="77777777" w:rsidR="00710F67" w:rsidRPr="00710F67" w:rsidRDefault="00710F67" w:rsidP="00710F67">
      <w:pPr>
        <w:pStyle w:val="PlainText"/>
        <w:rPr>
          <w:del w:id="1000" w:author="Author" w:date="2026-01-23T09:53:00Z" w16du:dateUtc="2026-01-23T15:53:00Z"/>
          <w:rFonts w:ascii="Courier New" w:hAnsi="Courier New" w:cs="Courier New"/>
        </w:rPr>
      </w:pPr>
    </w:p>
    <w:p w14:paraId="65DF9ECD" w14:textId="77777777" w:rsidR="00710F67" w:rsidRPr="00710F67" w:rsidRDefault="00710F67" w:rsidP="00710F67">
      <w:pPr>
        <w:pStyle w:val="PlainText"/>
        <w:rPr>
          <w:del w:id="1001" w:author="Author" w:date="2026-01-23T09:53:00Z" w16du:dateUtc="2026-01-23T15:53:00Z"/>
          <w:rFonts w:ascii="Courier New" w:hAnsi="Courier New" w:cs="Courier New"/>
        </w:rPr>
      </w:pPr>
      <w:del w:id="1002" w:author="Author" w:date="2026-01-23T09:53:00Z" w16du:dateUtc="2026-01-23T15:53:00Z">
        <w:r w:rsidRPr="00710F67">
          <w:rPr>
            <w:rFonts w:ascii="Courier New" w:hAnsi="Courier New" w:cs="Courier New"/>
          </w:rPr>
          <w:delText>- Your use</w:delText>
        </w:r>
      </w:del>
      <w:ins w:id="1003" w:author="Author" w:date="2026-01-23T09:53:00Z" w16du:dateUtc="2026-01-23T15:53:00Z">
        <w:r w:rsidR="00637087" w:rsidRPr="00637087">
          <w:rPr>
            <w:rFonts w:ascii="Courier New" w:hAnsi="Courier New" w:cs="Courier New"/>
          </w:rPr>
          <w:t>construed in accordance with the laws</w:t>
        </w:r>
      </w:ins>
      <w:r w:rsidR="00637087" w:rsidRPr="00637087">
        <w:rPr>
          <w:rFonts w:ascii="Courier New" w:hAnsi="Courier New" w:cs="Courier New"/>
        </w:rPr>
        <w:t xml:space="preserve"> of the </w:t>
      </w:r>
      <w:del w:id="1004" w:author="Author" w:date="2026-01-23T09:53:00Z" w16du:dateUtc="2026-01-23T15:53:00Z">
        <w:r w:rsidRPr="00710F67">
          <w:rPr>
            <w:rFonts w:ascii="Courier New" w:hAnsi="Courier New" w:cs="Courier New"/>
          </w:rPr>
          <w:delText>Service</w:delText>
        </w:r>
      </w:del>
    </w:p>
    <w:p w14:paraId="6D160A14" w14:textId="77777777" w:rsidR="00710F67" w:rsidRPr="00710F67" w:rsidRDefault="00710F67" w:rsidP="00710F67">
      <w:pPr>
        <w:pStyle w:val="PlainText"/>
        <w:rPr>
          <w:del w:id="1005" w:author="Author" w:date="2026-01-23T09:53:00Z" w16du:dateUtc="2026-01-23T15:53:00Z"/>
          <w:rFonts w:ascii="Courier New" w:hAnsi="Courier New" w:cs="Courier New"/>
        </w:rPr>
      </w:pPr>
      <w:del w:id="1006" w:author="Author" w:date="2026-01-23T09:53:00Z" w16du:dateUtc="2026-01-23T15:53:00Z">
        <w:r w:rsidRPr="00710F67">
          <w:rPr>
            <w:rFonts w:ascii="Courier New" w:hAnsi="Courier New" w:cs="Courier New"/>
          </w:rPr>
          <w:delText>- Your violation</w:delText>
        </w:r>
      </w:del>
      <w:ins w:id="1007" w:author="Author" w:date="2026-01-23T09:53:00Z" w16du:dateUtc="2026-01-23T15:53:00Z">
        <w:r w:rsidR="00637087" w:rsidRPr="00637087">
          <w:rPr>
            <w:rFonts w:ascii="Courier New" w:hAnsi="Courier New" w:cs="Courier New"/>
          </w:rPr>
          <w:t>State</w:t>
        </w:r>
      </w:ins>
      <w:r w:rsidR="00637087" w:rsidRPr="00637087">
        <w:rPr>
          <w:rFonts w:ascii="Courier New" w:hAnsi="Courier New" w:cs="Courier New"/>
        </w:rPr>
        <w:t xml:space="preserve"> of </w:t>
      </w:r>
      <w:del w:id="1008" w:author="Author" w:date="2026-01-23T09:53:00Z" w16du:dateUtc="2026-01-23T15:53:00Z">
        <w:r w:rsidRPr="00710F67">
          <w:rPr>
            <w:rFonts w:ascii="Courier New" w:hAnsi="Courier New" w:cs="Courier New"/>
          </w:rPr>
          <w:delText>these Terms</w:delText>
        </w:r>
      </w:del>
    </w:p>
    <w:p w14:paraId="5274C61C" w14:textId="598287D0" w:rsidR="00637087" w:rsidRPr="00637087" w:rsidRDefault="00710F67" w:rsidP="00637087">
      <w:pPr>
        <w:pStyle w:val="PlainText"/>
        <w:rPr>
          <w:rFonts w:ascii="Courier New" w:hAnsi="Courier New" w:cs="Courier New"/>
        </w:rPr>
      </w:pPr>
      <w:del w:id="1009" w:author="Author" w:date="2026-01-23T09:53:00Z" w16du:dateUtc="2026-01-23T15:53:00Z">
        <w:r w:rsidRPr="00710F67">
          <w:rPr>
            <w:rFonts w:ascii="Courier New" w:hAnsi="Courier New" w:cs="Courier New"/>
          </w:rPr>
          <w:delText>- Your violation</w:delText>
        </w:r>
      </w:del>
      <w:ins w:id="1010" w:author="Author" w:date="2026-01-23T09:53:00Z" w16du:dateUtc="2026-01-23T15:53:00Z">
        <w:r w:rsidR="00637087" w:rsidRPr="00637087">
          <w:rPr>
            <w:rFonts w:ascii="Courier New" w:hAnsi="Courier New" w:cs="Courier New"/>
          </w:rPr>
          <w:t>Texas, United States, without regard to its conflict</w:t>
        </w:r>
      </w:ins>
      <w:r w:rsidR="00637087" w:rsidRPr="00637087">
        <w:rPr>
          <w:rFonts w:ascii="Courier New" w:hAnsi="Courier New" w:cs="Courier New"/>
        </w:rPr>
        <w:t xml:space="preserve"> of </w:t>
      </w:r>
      <w:del w:id="1011" w:author="Author" w:date="2026-01-23T09:53:00Z" w16du:dateUtc="2026-01-23T15:53:00Z">
        <w:r w:rsidRPr="00710F67">
          <w:rPr>
            <w:rFonts w:ascii="Courier New" w:hAnsi="Courier New" w:cs="Courier New"/>
          </w:rPr>
          <w:delText xml:space="preserve">any </w:delText>
        </w:r>
      </w:del>
      <w:r w:rsidR="00637087" w:rsidRPr="00637087">
        <w:rPr>
          <w:rFonts w:ascii="Courier New" w:hAnsi="Courier New" w:cs="Courier New"/>
        </w:rPr>
        <w:t xml:space="preserve">law </w:t>
      </w:r>
      <w:del w:id="1012" w:author="Author" w:date="2026-01-23T09:53:00Z" w16du:dateUtc="2026-01-23T15:53:00Z">
        <w:r w:rsidRPr="00710F67">
          <w:rPr>
            <w:rFonts w:ascii="Courier New" w:hAnsi="Courier New" w:cs="Courier New"/>
          </w:rPr>
          <w:delText>or regulations</w:delText>
        </w:r>
      </w:del>
      <w:ins w:id="1013" w:author="Author" w:date="2026-01-23T09:53:00Z" w16du:dateUtc="2026-01-23T15:53:00Z">
        <w:r w:rsidR="00637087" w:rsidRPr="00637087">
          <w:rPr>
            <w:rFonts w:ascii="Courier New" w:hAnsi="Courier New" w:cs="Courier New"/>
          </w:rPr>
          <w:t>provisions.</w:t>
        </w:r>
      </w:ins>
    </w:p>
    <w:p w14:paraId="7FA10978" w14:textId="77777777" w:rsidR="00710F67" w:rsidRPr="00710F67" w:rsidRDefault="00710F67" w:rsidP="00710F67">
      <w:pPr>
        <w:pStyle w:val="PlainText"/>
        <w:rPr>
          <w:del w:id="1014" w:author="Author" w:date="2026-01-23T09:53:00Z" w16du:dateUtc="2026-01-23T15:53:00Z"/>
          <w:rFonts w:ascii="Courier New" w:hAnsi="Courier New" w:cs="Courier New"/>
        </w:rPr>
      </w:pPr>
      <w:del w:id="1015" w:author="Author" w:date="2026-01-23T09:53:00Z" w16du:dateUtc="2026-01-23T15:53:00Z">
        <w:r w:rsidRPr="00710F67">
          <w:rPr>
            <w:rFonts w:ascii="Courier New" w:hAnsi="Courier New" w:cs="Courier New"/>
          </w:rPr>
          <w:delText>- Your infringement of third-party rights</w:delText>
        </w:r>
      </w:del>
    </w:p>
    <w:p w14:paraId="5FF52D17" w14:textId="77777777" w:rsidR="00710F67" w:rsidRPr="00710F67" w:rsidRDefault="00710F67" w:rsidP="00710F67">
      <w:pPr>
        <w:pStyle w:val="PlainText"/>
        <w:rPr>
          <w:del w:id="1016" w:author="Author" w:date="2026-01-23T09:53:00Z" w16du:dateUtc="2026-01-23T15:53:00Z"/>
          <w:rFonts w:ascii="Courier New" w:hAnsi="Courier New" w:cs="Courier New"/>
        </w:rPr>
      </w:pPr>
      <w:del w:id="1017" w:author="Author" w:date="2026-01-23T09:53:00Z" w16du:dateUtc="2026-01-23T15:53:00Z">
        <w:r w:rsidRPr="00710F67">
          <w:rPr>
            <w:rFonts w:ascii="Courier New" w:hAnsi="Courier New" w:cs="Courier New"/>
          </w:rPr>
          <w:delText>- Any User Content you submit</w:delText>
        </w:r>
      </w:del>
    </w:p>
    <w:p w14:paraId="64E102A0" w14:textId="77777777" w:rsidR="00637087" w:rsidRPr="00637087" w:rsidRDefault="00637087" w:rsidP="00637087">
      <w:pPr>
        <w:pStyle w:val="PlainText"/>
        <w:rPr>
          <w:ins w:id="1018" w:author="Author" w:date="2026-01-23T09:53:00Z" w16du:dateUtc="2026-01-23T15:53:00Z"/>
          <w:rFonts w:ascii="Courier New" w:hAnsi="Courier New" w:cs="Courier New"/>
        </w:rPr>
      </w:pPr>
    </w:p>
    <w:p w14:paraId="272EA7E4" w14:textId="77777777" w:rsidR="00637087" w:rsidRPr="00637087" w:rsidRDefault="00637087" w:rsidP="00637087">
      <w:pPr>
        <w:pStyle w:val="PlainText"/>
        <w:rPr>
          <w:ins w:id="1019" w:author="Author" w:date="2026-01-23T09:53:00Z" w16du:dateUtc="2026-01-23T15:53:00Z"/>
          <w:rFonts w:ascii="Courier New" w:hAnsi="Courier New" w:cs="Courier New"/>
        </w:rPr>
      </w:pPr>
      <w:ins w:id="1020" w:author="Author" w:date="2026-01-23T09:53:00Z" w16du:dateUtc="2026-01-23T15:53:00Z">
        <w:r w:rsidRPr="00637087">
          <w:rPr>
            <w:rFonts w:ascii="Courier New" w:hAnsi="Courier New" w:cs="Courier New"/>
          </w:rPr>
          <w:t>### 18.2 Informal Dispute Resolution</w:t>
        </w:r>
      </w:ins>
    </w:p>
    <w:p w14:paraId="43EBA1A8" w14:textId="77777777" w:rsidR="00637087" w:rsidRPr="00637087" w:rsidRDefault="00637087" w:rsidP="00637087">
      <w:pPr>
        <w:pStyle w:val="PlainText"/>
        <w:rPr>
          <w:ins w:id="1021" w:author="Author" w:date="2026-01-23T09:53:00Z" w16du:dateUtc="2026-01-23T15:53:00Z"/>
          <w:rFonts w:ascii="Courier New" w:hAnsi="Courier New" w:cs="Courier New"/>
        </w:rPr>
      </w:pPr>
    </w:p>
    <w:p w14:paraId="41A57CFA" w14:textId="77777777" w:rsidR="00637087" w:rsidRPr="00637087" w:rsidRDefault="00637087" w:rsidP="00637087">
      <w:pPr>
        <w:pStyle w:val="PlainText"/>
        <w:rPr>
          <w:ins w:id="1022" w:author="Author" w:date="2026-01-23T09:53:00Z" w16du:dateUtc="2026-01-23T15:53:00Z"/>
          <w:rFonts w:ascii="Courier New" w:hAnsi="Courier New" w:cs="Courier New"/>
        </w:rPr>
      </w:pPr>
      <w:ins w:id="1023" w:author="Author" w:date="2026-01-23T09:53:00Z" w16du:dateUtc="2026-01-23T15:53:00Z">
        <w:r w:rsidRPr="00637087">
          <w:rPr>
            <w:rFonts w:ascii="Courier New" w:hAnsi="Courier New" w:cs="Courier New"/>
          </w:rPr>
          <w:t>**Before filing any legal claim**, you agree to first attempt to resolve the dispute informally by contacting us at legal@starshippsychics.com with a detailed description of the dispute. We will attempt to resolve the dispute informally within 60 days. Both parties agree to negotiate in good faith.</w:t>
        </w:r>
      </w:ins>
    </w:p>
    <w:p w14:paraId="04B85F96" w14:textId="77777777" w:rsidR="00637087" w:rsidRPr="00637087" w:rsidRDefault="00637087" w:rsidP="00637087">
      <w:pPr>
        <w:pStyle w:val="PlainText"/>
        <w:rPr>
          <w:ins w:id="1024" w:author="Author" w:date="2026-01-23T09:53:00Z" w16du:dateUtc="2026-01-23T15:53:00Z"/>
          <w:rFonts w:ascii="Courier New" w:hAnsi="Courier New" w:cs="Courier New"/>
        </w:rPr>
      </w:pPr>
    </w:p>
    <w:p w14:paraId="3037AC06" w14:textId="77777777" w:rsidR="00637087" w:rsidRPr="00637087" w:rsidRDefault="00637087" w:rsidP="00637087">
      <w:pPr>
        <w:pStyle w:val="PlainText"/>
        <w:rPr>
          <w:ins w:id="1025" w:author="Author" w:date="2026-01-23T09:53:00Z" w16du:dateUtc="2026-01-23T15:53:00Z"/>
          <w:rFonts w:ascii="Courier New" w:hAnsi="Courier New" w:cs="Courier New"/>
        </w:rPr>
      </w:pPr>
      <w:ins w:id="1026" w:author="Author" w:date="2026-01-23T09:53:00Z" w16du:dateUtc="2026-01-23T15:53:00Z">
        <w:r w:rsidRPr="00637087">
          <w:rPr>
            <w:rFonts w:ascii="Courier New" w:hAnsi="Courier New" w:cs="Courier New"/>
          </w:rPr>
          <w:t>### 18.3 Binding Arbitration</w:t>
        </w:r>
      </w:ins>
    </w:p>
    <w:p w14:paraId="62CF344D" w14:textId="77777777" w:rsidR="00637087" w:rsidRPr="00637087" w:rsidRDefault="00637087" w:rsidP="00637087">
      <w:pPr>
        <w:pStyle w:val="PlainText"/>
        <w:rPr>
          <w:ins w:id="1027" w:author="Author" w:date="2026-01-23T09:53:00Z" w16du:dateUtc="2026-01-23T15:53:00Z"/>
          <w:rFonts w:ascii="Courier New" w:hAnsi="Courier New" w:cs="Courier New"/>
        </w:rPr>
      </w:pPr>
    </w:p>
    <w:p w14:paraId="42164ACF" w14:textId="77777777" w:rsidR="00637087" w:rsidRPr="00637087" w:rsidRDefault="00637087" w:rsidP="00637087">
      <w:pPr>
        <w:pStyle w:val="PlainText"/>
        <w:rPr>
          <w:ins w:id="1028" w:author="Author" w:date="2026-01-23T09:53:00Z" w16du:dateUtc="2026-01-23T15:53:00Z"/>
          <w:rFonts w:ascii="Courier New" w:hAnsi="Courier New" w:cs="Courier New"/>
        </w:rPr>
      </w:pPr>
      <w:ins w:id="1029" w:author="Author" w:date="2026-01-23T09:53:00Z" w16du:dateUtc="2026-01-23T15:53:00Z">
        <w:r w:rsidRPr="00637087">
          <w:rPr>
            <w:rFonts w:ascii="Courier New" w:hAnsi="Courier New" w:cs="Courier New"/>
          </w:rPr>
          <w:t>If the dispute cannot be resolved informally, **you agree that any dispute arising out of or relating to these Terms or the Service shall be resolved through binding arbitration** administered by the American Arbitration Association (AAA) in accordance with its Consumer Arbitration Rules.</w:t>
        </w:r>
      </w:ins>
    </w:p>
    <w:p w14:paraId="6C40C30F" w14:textId="77777777" w:rsidR="00637087" w:rsidRPr="00637087" w:rsidRDefault="00637087" w:rsidP="00637087">
      <w:pPr>
        <w:pStyle w:val="PlainText"/>
        <w:rPr>
          <w:ins w:id="1030" w:author="Author" w:date="2026-01-23T09:53:00Z" w16du:dateUtc="2026-01-23T15:53:00Z"/>
          <w:rFonts w:ascii="Courier New" w:hAnsi="Courier New" w:cs="Courier New"/>
        </w:rPr>
      </w:pPr>
    </w:p>
    <w:p w14:paraId="0B880AD1" w14:textId="77777777" w:rsidR="00637087" w:rsidRPr="00637087" w:rsidRDefault="00637087" w:rsidP="00637087">
      <w:pPr>
        <w:pStyle w:val="PlainText"/>
        <w:rPr>
          <w:ins w:id="1031" w:author="Author" w:date="2026-01-23T09:53:00Z" w16du:dateUtc="2026-01-23T15:53:00Z"/>
          <w:rFonts w:ascii="Courier New" w:hAnsi="Courier New" w:cs="Courier New"/>
        </w:rPr>
      </w:pPr>
      <w:ins w:id="1032" w:author="Author" w:date="2026-01-23T09:53:00Z" w16du:dateUtc="2026-01-23T15:53:00Z">
        <w:r w:rsidRPr="00637087">
          <w:rPr>
            <w:rFonts w:ascii="Courier New" w:hAnsi="Courier New" w:cs="Courier New"/>
          </w:rPr>
          <w:t>The arbitration shall be conducted in Travis County, Texas, or remotely via video conference at your option. The arbitrator's decision shall be final and binding, and judgment may be entered in any court of competent jurisdiction.</w:t>
        </w:r>
      </w:ins>
    </w:p>
    <w:p w14:paraId="7D13AAD8" w14:textId="77777777" w:rsidR="00637087" w:rsidRPr="00637087" w:rsidRDefault="00637087" w:rsidP="00637087">
      <w:pPr>
        <w:pStyle w:val="PlainText"/>
        <w:rPr>
          <w:ins w:id="1033" w:author="Author" w:date="2026-01-23T09:53:00Z" w16du:dateUtc="2026-01-23T15:53:00Z"/>
          <w:rFonts w:ascii="Courier New" w:hAnsi="Courier New" w:cs="Courier New"/>
        </w:rPr>
      </w:pPr>
    </w:p>
    <w:p w14:paraId="768E2623" w14:textId="77777777" w:rsidR="00637087" w:rsidRPr="00637087" w:rsidRDefault="00637087" w:rsidP="00637087">
      <w:pPr>
        <w:pStyle w:val="PlainText"/>
        <w:rPr>
          <w:ins w:id="1034" w:author="Author" w:date="2026-01-23T09:53:00Z" w16du:dateUtc="2026-01-23T15:53:00Z"/>
          <w:rFonts w:ascii="Courier New" w:hAnsi="Courier New" w:cs="Courier New"/>
        </w:rPr>
      </w:pPr>
      <w:ins w:id="1035" w:author="Author" w:date="2026-01-23T09:53:00Z" w16du:dateUtc="2026-01-23T15:53:00Z">
        <w:r w:rsidRPr="00637087">
          <w:rPr>
            <w:rFonts w:ascii="Courier New" w:hAnsi="Courier New" w:cs="Courier New"/>
          </w:rPr>
          <w:t xml:space="preserve">**YOU AGREE TO ARBITRATE DISPUTES ONLY ON AN INDIVIDUAL BASIS. YOU WAIVE ANY RIGHT TO PARTICIPATE IN A CLASS ACTION, CLASS ARBITRATION, OR REPRESENTATIVE </w:t>
        </w:r>
        <w:proofErr w:type="gramStart"/>
        <w:r w:rsidRPr="00637087">
          <w:rPr>
            <w:rFonts w:ascii="Courier New" w:hAnsi="Courier New" w:cs="Courier New"/>
          </w:rPr>
          <w:t>ACTION.*</w:t>
        </w:r>
        <w:proofErr w:type="gramEnd"/>
        <w:r w:rsidRPr="00637087">
          <w:rPr>
            <w:rFonts w:ascii="Courier New" w:hAnsi="Courier New" w:cs="Courier New"/>
          </w:rPr>
          <w:t>*</w:t>
        </w:r>
      </w:ins>
    </w:p>
    <w:p w14:paraId="465A0EB7" w14:textId="77777777" w:rsidR="00637087" w:rsidRPr="00637087" w:rsidRDefault="00637087" w:rsidP="00637087">
      <w:pPr>
        <w:pStyle w:val="PlainText"/>
        <w:rPr>
          <w:ins w:id="1036" w:author="Author" w:date="2026-01-23T09:53:00Z" w16du:dateUtc="2026-01-23T15:53:00Z"/>
          <w:rFonts w:ascii="Courier New" w:hAnsi="Courier New" w:cs="Courier New"/>
        </w:rPr>
      </w:pPr>
    </w:p>
    <w:p w14:paraId="07F36205" w14:textId="77777777" w:rsidR="00637087" w:rsidRPr="00637087" w:rsidRDefault="00637087" w:rsidP="00637087">
      <w:pPr>
        <w:pStyle w:val="PlainText"/>
        <w:rPr>
          <w:ins w:id="1037" w:author="Author" w:date="2026-01-23T09:53:00Z" w16du:dateUtc="2026-01-23T15:53:00Z"/>
          <w:rFonts w:ascii="Courier New" w:hAnsi="Courier New" w:cs="Courier New"/>
        </w:rPr>
      </w:pPr>
      <w:ins w:id="1038" w:author="Author" w:date="2026-01-23T09:53:00Z" w16du:dateUtc="2026-01-23T15:53:00Z">
        <w:r w:rsidRPr="00637087">
          <w:rPr>
            <w:rFonts w:ascii="Courier New" w:hAnsi="Courier New" w:cs="Courier New"/>
          </w:rPr>
          <w:t>### 18.4 Exceptions to Arbitration</w:t>
        </w:r>
      </w:ins>
    </w:p>
    <w:p w14:paraId="1F03FDA2" w14:textId="77777777" w:rsidR="00637087" w:rsidRPr="00637087" w:rsidRDefault="00637087" w:rsidP="00637087">
      <w:pPr>
        <w:pStyle w:val="PlainText"/>
        <w:rPr>
          <w:ins w:id="1039" w:author="Author" w:date="2026-01-23T09:53:00Z" w16du:dateUtc="2026-01-23T15:53:00Z"/>
          <w:rFonts w:ascii="Courier New" w:hAnsi="Courier New" w:cs="Courier New"/>
        </w:rPr>
      </w:pPr>
    </w:p>
    <w:p w14:paraId="772602F2" w14:textId="77777777" w:rsidR="00637087" w:rsidRPr="00637087" w:rsidRDefault="00637087" w:rsidP="00637087">
      <w:pPr>
        <w:pStyle w:val="PlainText"/>
        <w:rPr>
          <w:ins w:id="1040" w:author="Author" w:date="2026-01-23T09:53:00Z" w16du:dateUtc="2026-01-23T15:53:00Z"/>
          <w:rFonts w:ascii="Courier New" w:hAnsi="Courier New" w:cs="Courier New"/>
        </w:rPr>
      </w:pPr>
      <w:ins w:id="1041" w:author="Author" w:date="2026-01-23T09:53:00Z" w16du:dateUtc="2026-01-23T15:53:00Z">
        <w:r w:rsidRPr="00637087">
          <w:rPr>
            <w:rFonts w:ascii="Courier New" w:hAnsi="Courier New" w:cs="Courier New"/>
          </w:rPr>
          <w:t>The following disputes are exempt from the arbitration requirement and may be brought in court:</w:t>
        </w:r>
      </w:ins>
    </w:p>
    <w:p w14:paraId="084BE89E" w14:textId="77777777" w:rsidR="00637087" w:rsidRPr="00637087" w:rsidRDefault="00637087" w:rsidP="00637087">
      <w:pPr>
        <w:pStyle w:val="PlainText"/>
        <w:rPr>
          <w:ins w:id="1042" w:author="Author" w:date="2026-01-23T09:53:00Z" w16du:dateUtc="2026-01-23T15:53:00Z"/>
          <w:rFonts w:ascii="Courier New" w:hAnsi="Courier New" w:cs="Courier New"/>
        </w:rPr>
      </w:pPr>
    </w:p>
    <w:p w14:paraId="63279BAF" w14:textId="77777777" w:rsidR="00637087" w:rsidRPr="00637087" w:rsidRDefault="00637087" w:rsidP="00637087">
      <w:pPr>
        <w:pStyle w:val="PlainText"/>
        <w:rPr>
          <w:ins w:id="1043" w:author="Author" w:date="2026-01-23T09:53:00Z" w16du:dateUtc="2026-01-23T15:53:00Z"/>
          <w:rFonts w:ascii="Courier New" w:hAnsi="Courier New" w:cs="Courier New"/>
        </w:rPr>
      </w:pPr>
      <w:ins w:id="1044" w:author="Author" w:date="2026-01-23T09:53:00Z" w16du:dateUtc="2026-01-23T15:53:00Z">
        <w:r w:rsidRPr="00637087">
          <w:rPr>
            <w:rFonts w:ascii="Courier New" w:hAnsi="Courier New" w:cs="Courier New"/>
          </w:rPr>
          <w:t>- Claims for injunctive or equitable relief to protect intellectual property rights</w:t>
        </w:r>
      </w:ins>
    </w:p>
    <w:p w14:paraId="018C81D0" w14:textId="77777777" w:rsidR="00637087" w:rsidRPr="00637087" w:rsidRDefault="00637087" w:rsidP="00637087">
      <w:pPr>
        <w:pStyle w:val="PlainText"/>
        <w:rPr>
          <w:ins w:id="1045" w:author="Author" w:date="2026-01-23T09:53:00Z" w16du:dateUtc="2026-01-23T15:53:00Z"/>
          <w:rFonts w:ascii="Courier New" w:hAnsi="Courier New" w:cs="Courier New"/>
        </w:rPr>
      </w:pPr>
      <w:ins w:id="1046" w:author="Author" w:date="2026-01-23T09:53:00Z" w16du:dateUtc="2026-01-23T15:53:00Z">
        <w:r w:rsidRPr="00637087">
          <w:rPr>
            <w:rFonts w:ascii="Courier New" w:hAnsi="Courier New" w:cs="Courier New"/>
          </w:rPr>
          <w:t>- Small claims court actions if they qualify</w:t>
        </w:r>
      </w:ins>
    </w:p>
    <w:p w14:paraId="065CB7FF" w14:textId="77777777" w:rsidR="00637087" w:rsidRPr="00637087" w:rsidRDefault="00637087" w:rsidP="00637087">
      <w:pPr>
        <w:pStyle w:val="PlainText"/>
        <w:rPr>
          <w:ins w:id="1047" w:author="Author" w:date="2026-01-23T09:53:00Z" w16du:dateUtc="2026-01-23T15:53:00Z"/>
          <w:rFonts w:ascii="Courier New" w:hAnsi="Courier New" w:cs="Courier New"/>
        </w:rPr>
      </w:pPr>
      <w:ins w:id="1048" w:author="Author" w:date="2026-01-23T09:53:00Z" w16du:dateUtc="2026-01-23T15:53:00Z">
        <w:r w:rsidRPr="00637087">
          <w:rPr>
            <w:rFonts w:ascii="Courier New" w:hAnsi="Courier New" w:cs="Courier New"/>
          </w:rPr>
          <w:t>- Disputes that cannot be arbitrated under applicable law</w:t>
        </w:r>
      </w:ins>
    </w:p>
    <w:p w14:paraId="2E0B644A" w14:textId="77777777" w:rsidR="00637087" w:rsidRPr="00637087" w:rsidRDefault="00637087" w:rsidP="00637087">
      <w:pPr>
        <w:pStyle w:val="PlainText"/>
        <w:rPr>
          <w:ins w:id="1049" w:author="Author" w:date="2026-01-23T09:53:00Z" w16du:dateUtc="2026-01-23T15:53:00Z"/>
          <w:rFonts w:ascii="Courier New" w:hAnsi="Courier New" w:cs="Courier New"/>
        </w:rPr>
      </w:pPr>
    </w:p>
    <w:p w14:paraId="06134821" w14:textId="77777777" w:rsidR="00637087" w:rsidRPr="00637087" w:rsidRDefault="00637087" w:rsidP="00637087">
      <w:pPr>
        <w:pStyle w:val="PlainText"/>
        <w:rPr>
          <w:ins w:id="1050" w:author="Author" w:date="2026-01-23T09:53:00Z" w16du:dateUtc="2026-01-23T15:53:00Z"/>
          <w:rFonts w:ascii="Courier New" w:hAnsi="Courier New" w:cs="Courier New"/>
        </w:rPr>
      </w:pPr>
      <w:ins w:id="1051" w:author="Author" w:date="2026-01-23T09:53:00Z" w16du:dateUtc="2026-01-23T15:53:00Z">
        <w:r w:rsidRPr="00637087">
          <w:rPr>
            <w:rFonts w:ascii="Courier New" w:hAnsi="Courier New" w:cs="Courier New"/>
          </w:rPr>
          <w:t>### 18.5 Exclusive Jurisdiction for Non-Arbitrable Claims</w:t>
        </w:r>
      </w:ins>
    </w:p>
    <w:p w14:paraId="2CC2DAFD" w14:textId="77777777" w:rsidR="00637087" w:rsidRPr="00637087" w:rsidRDefault="00637087" w:rsidP="00637087">
      <w:pPr>
        <w:pStyle w:val="PlainText"/>
        <w:rPr>
          <w:ins w:id="1052" w:author="Author" w:date="2026-01-23T09:53:00Z" w16du:dateUtc="2026-01-23T15:53:00Z"/>
          <w:rFonts w:ascii="Courier New" w:hAnsi="Courier New" w:cs="Courier New"/>
        </w:rPr>
      </w:pPr>
    </w:p>
    <w:p w14:paraId="4A57F88F" w14:textId="77777777" w:rsidR="00637087" w:rsidRPr="00637087" w:rsidRDefault="00637087" w:rsidP="00637087">
      <w:pPr>
        <w:pStyle w:val="PlainText"/>
        <w:rPr>
          <w:ins w:id="1053" w:author="Author" w:date="2026-01-23T09:53:00Z" w16du:dateUtc="2026-01-23T15:53:00Z"/>
          <w:rFonts w:ascii="Courier New" w:hAnsi="Courier New" w:cs="Courier New"/>
        </w:rPr>
      </w:pPr>
      <w:ins w:id="1054" w:author="Author" w:date="2026-01-23T09:53:00Z" w16du:dateUtc="2026-01-23T15:53:00Z">
        <w:r w:rsidRPr="00637087">
          <w:rPr>
            <w:rFonts w:ascii="Courier New" w:hAnsi="Courier New" w:cs="Courier New"/>
          </w:rPr>
          <w:t>For any disputes not subject to arbitration, you agree to submit to the exclusive jurisdiction of the state and federal courts located in Travis County, Texas.</w:t>
        </w:r>
      </w:ins>
    </w:p>
    <w:p w14:paraId="2BE76393" w14:textId="77777777" w:rsidR="00637087" w:rsidRPr="00637087" w:rsidRDefault="00637087" w:rsidP="00637087">
      <w:pPr>
        <w:pStyle w:val="PlainText"/>
        <w:rPr>
          <w:ins w:id="1055" w:author="Author" w:date="2026-01-23T09:53:00Z" w16du:dateUtc="2026-01-23T15:53:00Z"/>
          <w:rFonts w:ascii="Courier New" w:hAnsi="Courier New" w:cs="Courier New"/>
        </w:rPr>
      </w:pPr>
    </w:p>
    <w:p w14:paraId="66E3C37C" w14:textId="77777777" w:rsidR="00637087" w:rsidRPr="00637087" w:rsidRDefault="00637087" w:rsidP="00637087">
      <w:pPr>
        <w:pStyle w:val="PlainText"/>
        <w:rPr>
          <w:ins w:id="1056" w:author="Author" w:date="2026-01-23T09:53:00Z" w16du:dateUtc="2026-01-23T15:53:00Z"/>
          <w:rFonts w:ascii="Courier New" w:hAnsi="Courier New" w:cs="Courier New"/>
        </w:rPr>
      </w:pPr>
      <w:ins w:id="1057" w:author="Author" w:date="2026-01-23T09:53:00Z" w16du:dateUtc="2026-01-23T15:53:00Z">
        <w:r w:rsidRPr="00637087">
          <w:rPr>
            <w:rFonts w:ascii="Courier New" w:hAnsi="Courier New" w:cs="Courier New"/>
          </w:rPr>
          <w:t>### 18.6 Waiver of Class Actions</w:t>
        </w:r>
      </w:ins>
    </w:p>
    <w:p w14:paraId="4ACF5805" w14:textId="77777777" w:rsidR="00637087" w:rsidRPr="00637087" w:rsidRDefault="00637087" w:rsidP="00637087">
      <w:pPr>
        <w:pStyle w:val="PlainText"/>
        <w:rPr>
          <w:ins w:id="1058" w:author="Author" w:date="2026-01-23T09:53:00Z" w16du:dateUtc="2026-01-23T15:53:00Z"/>
          <w:rFonts w:ascii="Courier New" w:hAnsi="Courier New" w:cs="Courier New"/>
        </w:rPr>
      </w:pPr>
    </w:p>
    <w:p w14:paraId="0F7087D8" w14:textId="77777777" w:rsidR="00637087" w:rsidRPr="00637087" w:rsidRDefault="00637087" w:rsidP="00637087">
      <w:pPr>
        <w:pStyle w:val="PlainText"/>
        <w:rPr>
          <w:ins w:id="1059" w:author="Author" w:date="2026-01-23T09:53:00Z" w16du:dateUtc="2026-01-23T15:53:00Z"/>
          <w:rFonts w:ascii="Courier New" w:hAnsi="Courier New" w:cs="Courier New"/>
        </w:rPr>
      </w:pPr>
      <w:ins w:id="1060" w:author="Author" w:date="2026-01-23T09:53:00Z" w16du:dateUtc="2026-01-23T15:53:00Z">
        <w:r w:rsidRPr="00637087">
          <w:rPr>
            <w:rFonts w:ascii="Courier New" w:hAnsi="Courier New" w:cs="Courier New"/>
          </w:rPr>
          <w:t xml:space="preserve">**YOU WAIVE ANY RIGHT TO BRING OR PARTICIPATE IN A CLASS ACTION, CLASS ARBITRATION, OR ANY OTHER REPRESENTATIVE OR COLLECTIVE PROCEEDING AGAINST STARSHIP PSYCHICS </w:t>
        </w:r>
        <w:proofErr w:type="gramStart"/>
        <w:r w:rsidRPr="00637087">
          <w:rPr>
            <w:rFonts w:ascii="Courier New" w:hAnsi="Courier New" w:cs="Courier New"/>
          </w:rPr>
          <w:t>LLC.*</w:t>
        </w:r>
        <w:proofErr w:type="gramEnd"/>
        <w:r w:rsidRPr="00637087">
          <w:rPr>
            <w:rFonts w:ascii="Courier New" w:hAnsi="Courier New" w:cs="Courier New"/>
          </w:rPr>
          <w:t>* All disputes must be brought individually.</w:t>
        </w:r>
      </w:ins>
    </w:p>
    <w:p w14:paraId="6B181CA4" w14:textId="77777777" w:rsidR="00637087" w:rsidRPr="00637087" w:rsidRDefault="00637087" w:rsidP="00637087">
      <w:pPr>
        <w:pStyle w:val="PlainText"/>
        <w:rPr>
          <w:ins w:id="1061" w:author="Author" w:date="2026-01-23T09:53:00Z" w16du:dateUtc="2026-01-23T15:53:00Z"/>
          <w:rFonts w:ascii="Courier New" w:hAnsi="Courier New" w:cs="Courier New"/>
        </w:rPr>
      </w:pPr>
    </w:p>
    <w:p w14:paraId="170FC21B" w14:textId="77777777" w:rsidR="00637087" w:rsidRPr="00637087" w:rsidRDefault="00637087" w:rsidP="00637087">
      <w:pPr>
        <w:pStyle w:val="PlainText"/>
        <w:rPr>
          <w:ins w:id="1062" w:author="Author" w:date="2026-01-23T09:53:00Z" w16du:dateUtc="2026-01-23T15:53:00Z"/>
          <w:rFonts w:ascii="Courier New" w:hAnsi="Courier New" w:cs="Courier New"/>
        </w:rPr>
      </w:pPr>
      <w:ins w:id="1063" w:author="Author" w:date="2026-01-23T09:53:00Z" w16du:dateUtc="2026-01-23T15:53:00Z">
        <w:r w:rsidRPr="00637087">
          <w:rPr>
            <w:rFonts w:ascii="Courier New" w:hAnsi="Courier New" w:cs="Courier New"/>
          </w:rPr>
          <w:t>### 18.7 Time Limitation on Claims</w:t>
        </w:r>
      </w:ins>
    </w:p>
    <w:p w14:paraId="52964978" w14:textId="77777777" w:rsidR="00637087" w:rsidRPr="00637087" w:rsidRDefault="00637087" w:rsidP="00637087">
      <w:pPr>
        <w:pStyle w:val="PlainText"/>
        <w:rPr>
          <w:ins w:id="1064" w:author="Author" w:date="2026-01-23T09:53:00Z" w16du:dateUtc="2026-01-23T15:53:00Z"/>
          <w:rFonts w:ascii="Courier New" w:hAnsi="Courier New" w:cs="Courier New"/>
        </w:rPr>
      </w:pPr>
    </w:p>
    <w:p w14:paraId="6A8D5B41" w14:textId="77777777" w:rsidR="00637087" w:rsidRPr="00637087" w:rsidRDefault="00637087" w:rsidP="00637087">
      <w:pPr>
        <w:pStyle w:val="PlainText"/>
        <w:rPr>
          <w:ins w:id="1065" w:author="Author" w:date="2026-01-23T09:53:00Z" w16du:dateUtc="2026-01-23T15:53:00Z"/>
          <w:rFonts w:ascii="Courier New" w:hAnsi="Courier New" w:cs="Courier New"/>
        </w:rPr>
      </w:pPr>
      <w:ins w:id="1066" w:author="Author" w:date="2026-01-23T09:53:00Z" w16du:dateUtc="2026-01-23T15:53:00Z">
        <w:r w:rsidRPr="00637087">
          <w:rPr>
            <w:rFonts w:ascii="Courier New" w:hAnsi="Courier New" w:cs="Courier New"/>
          </w:rPr>
          <w:t>You agree that any claim or cause of action arising out of or related to the Service must be filed within **one (1) year** after the claim arose, or it will be permanently barred.</w:t>
        </w:r>
      </w:ins>
    </w:p>
    <w:p w14:paraId="4BF2C493" w14:textId="77777777" w:rsidR="00637087" w:rsidRPr="00637087" w:rsidRDefault="00637087" w:rsidP="00637087">
      <w:pPr>
        <w:pStyle w:val="PlainText"/>
        <w:rPr>
          <w:rFonts w:ascii="Courier New" w:hAnsi="Courier New" w:cs="Courier New"/>
        </w:rPr>
      </w:pPr>
    </w:p>
    <w:p w14:paraId="3B6C0DD3"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3B5B2A00" w14:textId="77777777" w:rsidR="00637087" w:rsidRPr="00637087" w:rsidRDefault="00637087" w:rsidP="00637087">
      <w:pPr>
        <w:pStyle w:val="PlainText"/>
        <w:rPr>
          <w:rFonts w:ascii="Courier New" w:hAnsi="Courier New" w:cs="Courier New"/>
        </w:rPr>
      </w:pPr>
    </w:p>
    <w:p w14:paraId="33670D61" w14:textId="5BCFA5CB"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19. </w:t>
      </w:r>
      <w:del w:id="1067" w:author="Author" w:date="2026-01-23T09:53:00Z" w16du:dateUtc="2026-01-23T15:53:00Z">
        <w:r w:rsidR="00710F67" w:rsidRPr="00710F67">
          <w:rPr>
            <w:rFonts w:ascii="Courier New" w:hAnsi="Courier New" w:cs="Courier New"/>
          </w:rPr>
          <w:delText>Dispute Resolution</w:delText>
        </w:r>
      </w:del>
      <w:ins w:id="1068" w:author="Author" w:date="2026-01-23T09:53:00Z" w16du:dateUtc="2026-01-23T15:53:00Z">
        <w:r w:rsidRPr="00637087">
          <w:rPr>
            <w:rFonts w:ascii="Courier New" w:hAnsi="Courier New" w:cs="Courier New"/>
          </w:rPr>
          <w:t>Changes to Terms</w:t>
        </w:r>
      </w:ins>
    </w:p>
    <w:p w14:paraId="137911BE" w14:textId="77777777" w:rsidR="00637087" w:rsidRPr="00637087" w:rsidRDefault="00637087" w:rsidP="00637087">
      <w:pPr>
        <w:pStyle w:val="PlainText"/>
        <w:rPr>
          <w:rFonts w:ascii="Courier New" w:hAnsi="Courier New" w:cs="Courier New"/>
        </w:rPr>
      </w:pPr>
    </w:p>
    <w:p w14:paraId="26AA4EC9" w14:textId="48183FCD" w:rsidR="00637087" w:rsidRPr="00637087" w:rsidRDefault="00710F67" w:rsidP="00637087">
      <w:pPr>
        <w:pStyle w:val="PlainText"/>
        <w:rPr>
          <w:ins w:id="1069" w:author="Author" w:date="2026-01-23T09:53:00Z" w16du:dateUtc="2026-01-23T15:53:00Z"/>
          <w:rFonts w:ascii="Courier New" w:hAnsi="Courier New" w:cs="Courier New"/>
        </w:rPr>
      </w:pPr>
      <w:del w:id="1070" w:author="Author" w:date="2026-01-23T09:53:00Z" w16du:dateUtc="2026-01-23T15:53:00Z">
        <w:r w:rsidRPr="00710F67">
          <w:rPr>
            <w:rFonts w:ascii="Courier New" w:hAnsi="Courier New" w:cs="Courier New"/>
          </w:rPr>
          <w:delText>Any dispute arising from</w:delText>
        </w:r>
      </w:del>
      <w:ins w:id="1071" w:author="Author" w:date="2026-01-23T09:53:00Z" w16du:dateUtc="2026-01-23T15:53:00Z">
        <w:r w:rsidR="00637087" w:rsidRPr="00637087">
          <w:rPr>
            <w:rFonts w:ascii="Courier New" w:hAnsi="Courier New" w:cs="Courier New"/>
          </w:rPr>
          <w:t>### 19.1 Right to Modify</w:t>
        </w:r>
      </w:ins>
    </w:p>
    <w:p w14:paraId="6E9D47AA" w14:textId="77777777" w:rsidR="00637087" w:rsidRPr="00637087" w:rsidRDefault="00637087" w:rsidP="00637087">
      <w:pPr>
        <w:pStyle w:val="PlainText"/>
        <w:rPr>
          <w:ins w:id="1072" w:author="Author" w:date="2026-01-23T09:53:00Z" w16du:dateUtc="2026-01-23T15:53:00Z"/>
          <w:rFonts w:ascii="Courier New" w:hAnsi="Courier New" w:cs="Courier New"/>
        </w:rPr>
      </w:pPr>
    </w:p>
    <w:p w14:paraId="22D32C03" w14:textId="65547A41" w:rsidR="00637087" w:rsidRPr="00637087" w:rsidRDefault="00637087" w:rsidP="00637087">
      <w:pPr>
        <w:pStyle w:val="PlainText"/>
        <w:rPr>
          <w:ins w:id="1073" w:author="Author" w:date="2026-01-23T09:53:00Z" w16du:dateUtc="2026-01-23T15:53:00Z"/>
          <w:rFonts w:ascii="Courier New" w:hAnsi="Courier New" w:cs="Courier New"/>
        </w:rPr>
      </w:pPr>
      <w:ins w:id="1074" w:author="Author" w:date="2026-01-23T09:53:00Z" w16du:dateUtc="2026-01-23T15:53:00Z">
        <w:r w:rsidRPr="00637087">
          <w:rPr>
            <w:rFonts w:ascii="Courier New" w:hAnsi="Courier New" w:cs="Courier New"/>
          </w:rPr>
          <w:t>We reserve the right to modify, update, or replace</w:t>
        </w:r>
      </w:ins>
      <w:r w:rsidRPr="00637087">
        <w:rPr>
          <w:rFonts w:ascii="Courier New" w:hAnsi="Courier New" w:cs="Courier New"/>
        </w:rPr>
        <w:t xml:space="preserve"> these Terms </w:t>
      </w:r>
      <w:del w:id="1075" w:author="Author" w:date="2026-01-23T09:53:00Z" w16du:dateUtc="2026-01-23T15:53:00Z">
        <w:r w:rsidR="00710F67" w:rsidRPr="00710F67">
          <w:rPr>
            <w:rFonts w:ascii="Courier New" w:hAnsi="Courier New" w:cs="Courier New"/>
          </w:rPr>
          <w:delText xml:space="preserve">or </w:delText>
        </w:r>
      </w:del>
      <w:ins w:id="1076" w:author="Author" w:date="2026-01-23T09:53:00Z" w16du:dateUtc="2026-01-23T15:53:00Z">
        <w:r w:rsidRPr="00637087">
          <w:rPr>
            <w:rFonts w:ascii="Courier New" w:hAnsi="Courier New" w:cs="Courier New"/>
          </w:rPr>
          <w:t>at any time at our sole discretion. Changes may be necessary due to:</w:t>
        </w:r>
      </w:ins>
    </w:p>
    <w:p w14:paraId="1A4C2E42" w14:textId="77777777" w:rsidR="00637087" w:rsidRPr="00637087" w:rsidRDefault="00637087" w:rsidP="00637087">
      <w:pPr>
        <w:pStyle w:val="PlainText"/>
        <w:rPr>
          <w:ins w:id="1077" w:author="Author" w:date="2026-01-23T09:53:00Z" w16du:dateUtc="2026-01-23T15:53:00Z"/>
          <w:rFonts w:ascii="Courier New" w:hAnsi="Courier New" w:cs="Courier New"/>
        </w:rPr>
      </w:pPr>
    </w:p>
    <w:p w14:paraId="7797522B" w14:textId="77777777" w:rsidR="00637087" w:rsidRPr="00637087" w:rsidRDefault="00637087" w:rsidP="00637087">
      <w:pPr>
        <w:pStyle w:val="PlainText"/>
        <w:rPr>
          <w:ins w:id="1078" w:author="Author" w:date="2026-01-23T09:53:00Z" w16du:dateUtc="2026-01-23T15:53:00Z"/>
          <w:rFonts w:ascii="Courier New" w:hAnsi="Courier New" w:cs="Courier New"/>
        </w:rPr>
      </w:pPr>
      <w:ins w:id="1079" w:author="Author" w:date="2026-01-23T09:53:00Z" w16du:dateUtc="2026-01-23T15:53:00Z">
        <w:r w:rsidRPr="00637087">
          <w:rPr>
            <w:rFonts w:ascii="Courier New" w:hAnsi="Courier New" w:cs="Courier New"/>
          </w:rPr>
          <w:t>- Legal or regulatory requirements</w:t>
        </w:r>
      </w:ins>
    </w:p>
    <w:p w14:paraId="033844AB" w14:textId="77777777" w:rsidR="00637087" w:rsidRPr="00637087" w:rsidRDefault="00637087" w:rsidP="00637087">
      <w:pPr>
        <w:pStyle w:val="PlainText"/>
        <w:rPr>
          <w:ins w:id="1080" w:author="Author" w:date="2026-01-23T09:53:00Z" w16du:dateUtc="2026-01-23T15:53:00Z"/>
          <w:rFonts w:ascii="Courier New" w:hAnsi="Courier New" w:cs="Courier New"/>
        </w:rPr>
      </w:pPr>
      <w:ins w:id="1081" w:author="Author" w:date="2026-01-23T09:53:00Z" w16du:dateUtc="2026-01-23T15:53:00Z">
        <w:r w:rsidRPr="00637087">
          <w:rPr>
            <w:rFonts w:ascii="Courier New" w:hAnsi="Courier New" w:cs="Courier New"/>
          </w:rPr>
          <w:t>- Changes to the Service or features</w:t>
        </w:r>
      </w:ins>
    </w:p>
    <w:p w14:paraId="20AF1024" w14:textId="77777777" w:rsidR="00637087" w:rsidRPr="00637087" w:rsidRDefault="00637087" w:rsidP="00637087">
      <w:pPr>
        <w:pStyle w:val="PlainText"/>
        <w:rPr>
          <w:ins w:id="1082" w:author="Author" w:date="2026-01-23T09:53:00Z" w16du:dateUtc="2026-01-23T15:53:00Z"/>
          <w:rFonts w:ascii="Courier New" w:hAnsi="Courier New" w:cs="Courier New"/>
        </w:rPr>
      </w:pPr>
      <w:ins w:id="1083" w:author="Author" w:date="2026-01-23T09:53:00Z" w16du:dateUtc="2026-01-23T15:53:00Z">
        <w:r w:rsidRPr="00637087">
          <w:rPr>
            <w:rFonts w:ascii="Courier New" w:hAnsi="Courier New" w:cs="Courier New"/>
          </w:rPr>
          <w:t>- Security or safety improvements</w:t>
        </w:r>
      </w:ins>
    </w:p>
    <w:p w14:paraId="770AFB83" w14:textId="77777777" w:rsidR="00637087" w:rsidRPr="00637087" w:rsidRDefault="00637087" w:rsidP="00637087">
      <w:pPr>
        <w:pStyle w:val="PlainText"/>
        <w:rPr>
          <w:ins w:id="1084" w:author="Author" w:date="2026-01-23T09:53:00Z" w16du:dateUtc="2026-01-23T15:53:00Z"/>
          <w:rFonts w:ascii="Courier New" w:hAnsi="Courier New" w:cs="Courier New"/>
        </w:rPr>
      </w:pPr>
      <w:ins w:id="1085" w:author="Author" w:date="2026-01-23T09:53:00Z" w16du:dateUtc="2026-01-23T15:53:00Z">
        <w:r w:rsidRPr="00637087">
          <w:rPr>
            <w:rFonts w:ascii="Courier New" w:hAnsi="Courier New" w:cs="Courier New"/>
          </w:rPr>
          <w:t>- Clarifications or corrections</w:t>
        </w:r>
      </w:ins>
    </w:p>
    <w:p w14:paraId="7B5FB78A" w14:textId="77777777" w:rsidR="00637087" w:rsidRPr="00637087" w:rsidRDefault="00637087" w:rsidP="00637087">
      <w:pPr>
        <w:pStyle w:val="PlainText"/>
        <w:rPr>
          <w:ins w:id="1086" w:author="Author" w:date="2026-01-23T09:53:00Z" w16du:dateUtc="2026-01-23T15:53:00Z"/>
          <w:rFonts w:ascii="Courier New" w:hAnsi="Courier New" w:cs="Courier New"/>
        </w:rPr>
      </w:pPr>
    </w:p>
    <w:p w14:paraId="22111927" w14:textId="77777777" w:rsidR="00637087" w:rsidRPr="00637087" w:rsidRDefault="00637087" w:rsidP="00637087">
      <w:pPr>
        <w:pStyle w:val="PlainText"/>
        <w:rPr>
          <w:ins w:id="1087" w:author="Author" w:date="2026-01-23T09:53:00Z" w16du:dateUtc="2026-01-23T15:53:00Z"/>
          <w:rFonts w:ascii="Courier New" w:hAnsi="Courier New" w:cs="Courier New"/>
        </w:rPr>
      </w:pPr>
      <w:ins w:id="1088" w:author="Author" w:date="2026-01-23T09:53:00Z" w16du:dateUtc="2026-01-23T15:53:00Z">
        <w:r w:rsidRPr="00637087">
          <w:rPr>
            <w:rFonts w:ascii="Courier New" w:hAnsi="Courier New" w:cs="Courier New"/>
          </w:rPr>
          <w:t>### 19.2 Notification of Changes</w:t>
        </w:r>
      </w:ins>
    </w:p>
    <w:p w14:paraId="04FEB5ED" w14:textId="77777777" w:rsidR="00637087" w:rsidRPr="00637087" w:rsidRDefault="00637087" w:rsidP="00637087">
      <w:pPr>
        <w:pStyle w:val="PlainText"/>
        <w:rPr>
          <w:ins w:id="1089" w:author="Author" w:date="2026-01-23T09:53:00Z" w16du:dateUtc="2026-01-23T15:53:00Z"/>
          <w:rFonts w:ascii="Courier New" w:hAnsi="Courier New" w:cs="Courier New"/>
        </w:rPr>
      </w:pPr>
    </w:p>
    <w:p w14:paraId="3A9606E3" w14:textId="77777777" w:rsidR="00637087" w:rsidRPr="00637087" w:rsidRDefault="00637087" w:rsidP="00637087">
      <w:pPr>
        <w:pStyle w:val="PlainText"/>
        <w:rPr>
          <w:ins w:id="1090" w:author="Author" w:date="2026-01-23T09:53:00Z" w16du:dateUtc="2026-01-23T15:53:00Z"/>
          <w:rFonts w:ascii="Courier New" w:hAnsi="Courier New" w:cs="Courier New"/>
        </w:rPr>
      </w:pPr>
      <w:ins w:id="1091" w:author="Author" w:date="2026-01-23T09:53:00Z" w16du:dateUtc="2026-01-23T15:53:00Z">
        <w:r w:rsidRPr="00637087">
          <w:rPr>
            <w:rFonts w:ascii="Courier New" w:hAnsi="Courier New" w:cs="Courier New"/>
          </w:rPr>
          <w:t>When we make changes to these Terms, we will:</w:t>
        </w:r>
      </w:ins>
    </w:p>
    <w:p w14:paraId="2892F860" w14:textId="77777777" w:rsidR="00637087" w:rsidRPr="00637087" w:rsidRDefault="00637087" w:rsidP="00637087">
      <w:pPr>
        <w:pStyle w:val="PlainText"/>
        <w:rPr>
          <w:ins w:id="1092" w:author="Author" w:date="2026-01-23T09:53:00Z" w16du:dateUtc="2026-01-23T15:53:00Z"/>
          <w:rFonts w:ascii="Courier New" w:hAnsi="Courier New" w:cs="Courier New"/>
        </w:rPr>
      </w:pPr>
    </w:p>
    <w:p w14:paraId="294F4069" w14:textId="77777777" w:rsidR="00637087" w:rsidRPr="00637087" w:rsidRDefault="00637087" w:rsidP="00637087">
      <w:pPr>
        <w:pStyle w:val="PlainText"/>
        <w:rPr>
          <w:ins w:id="1093" w:author="Author" w:date="2026-01-23T09:53:00Z" w16du:dateUtc="2026-01-23T15:53:00Z"/>
          <w:rFonts w:ascii="Courier New" w:hAnsi="Courier New" w:cs="Courier New"/>
        </w:rPr>
      </w:pPr>
      <w:ins w:id="1094" w:author="Author" w:date="2026-01-23T09:53:00Z" w16du:dateUtc="2026-01-23T15:53:00Z">
        <w:r w:rsidRPr="00637087">
          <w:rPr>
            <w:rFonts w:ascii="Courier New" w:hAnsi="Courier New" w:cs="Courier New"/>
          </w:rPr>
          <w:t>- Update the "Last Updated" date at the top of this document</w:t>
        </w:r>
      </w:ins>
    </w:p>
    <w:p w14:paraId="6066C533" w14:textId="77777777" w:rsidR="00637087" w:rsidRPr="00637087" w:rsidRDefault="00637087" w:rsidP="00637087">
      <w:pPr>
        <w:pStyle w:val="PlainText"/>
        <w:rPr>
          <w:ins w:id="1095" w:author="Author" w:date="2026-01-23T09:53:00Z" w16du:dateUtc="2026-01-23T15:53:00Z"/>
          <w:rFonts w:ascii="Courier New" w:hAnsi="Courier New" w:cs="Courier New"/>
        </w:rPr>
      </w:pPr>
      <w:ins w:id="1096" w:author="Author" w:date="2026-01-23T09:53:00Z" w16du:dateUtc="2026-01-23T15:53:00Z">
        <w:r w:rsidRPr="00637087">
          <w:rPr>
            <w:rFonts w:ascii="Courier New" w:hAnsi="Courier New" w:cs="Courier New"/>
          </w:rPr>
          <w:t>- Notify you via email to the address associated with your account at least **30 days before** the changes take effect</w:t>
        </w:r>
      </w:ins>
    </w:p>
    <w:p w14:paraId="61A81330" w14:textId="77777777" w:rsidR="00637087" w:rsidRPr="00637087" w:rsidRDefault="00637087" w:rsidP="00637087">
      <w:pPr>
        <w:pStyle w:val="PlainText"/>
        <w:rPr>
          <w:ins w:id="1097" w:author="Author" w:date="2026-01-23T09:53:00Z" w16du:dateUtc="2026-01-23T15:53:00Z"/>
          <w:rFonts w:ascii="Courier New" w:hAnsi="Courier New" w:cs="Courier New"/>
        </w:rPr>
      </w:pPr>
      <w:ins w:id="1098" w:author="Author" w:date="2026-01-23T09:53:00Z" w16du:dateUtc="2026-01-23T15:53:00Z">
        <w:r w:rsidRPr="00637087">
          <w:rPr>
            <w:rFonts w:ascii="Courier New" w:hAnsi="Courier New" w:cs="Courier New"/>
          </w:rPr>
          <w:t>- For material changes, provide a prominent notice within the Service or App</w:t>
        </w:r>
      </w:ins>
    </w:p>
    <w:p w14:paraId="07F4F43A" w14:textId="77777777" w:rsidR="00637087" w:rsidRPr="00637087" w:rsidRDefault="00637087" w:rsidP="00637087">
      <w:pPr>
        <w:pStyle w:val="PlainText"/>
        <w:rPr>
          <w:ins w:id="1099" w:author="Author" w:date="2026-01-23T09:53:00Z" w16du:dateUtc="2026-01-23T15:53:00Z"/>
          <w:rFonts w:ascii="Courier New" w:hAnsi="Courier New" w:cs="Courier New"/>
        </w:rPr>
      </w:pPr>
    </w:p>
    <w:p w14:paraId="5B4A1C1A" w14:textId="77777777" w:rsidR="00637087" w:rsidRPr="00637087" w:rsidRDefault="00637087" w:rsidP="00637087">
      <w:pPr>
        <w:pStyle w:val="PlainText"/>
        <w:rPr>
          <w:ins w:id="1100" w:author="Author" w:date="2026-01-23T09:53:00Z" w16du:dateUtc="2026-01-23T15:53:00Z"/>
          <w:rFonts w:ascii="Courier New" w:hAnsi="Courier New" w:cs="Courier New"/>
        </w:rPr>
      </w:pPr>
      <w:ins w:id="1101" w:author="Author" w:date="2026-01-23T09:53:00Z" w16du:dateUtc="2026-01-23T15:53:00Z">
        <w:r w:rsidRPr="00637087">
          <w:rPr>
            <w:rFonts w:ascii="Courier New" w:hAnsi="Courier New" w:cs="Courier New"/>
          </w:rPr>
          <w:t>### 19.3 Effective Date of Changes</w:t>
        </w:r>
      </w:ins>
    </w:p>
    <w:p w14:paraId="4524F2C7" w14:textId="77777777" w:rsidR="00637087" w:rsidRPr="00637087" w:rsidRDefault="00637087" w:rsidP="00637087">
      <w:pPr>
        <w:pStyle w:val="PlainText"/>
        <w:rPr>
          <w:ins w:id="1102" w:author="Author" w:date="2026-01-23T09:53:00Z" w16du:dateUtc="2026-01-23T15:53:00Z"/>
          <w:rFonts w:ascii="Courier New" w:hAnsi="Courier New" w:cs="Courier New"/>
        </w:rPr>
      </w:pPr>
    </w:p>
    <w:p w14:paraId="35829442" w14:textId="77777777" w:rsidR="00637087" w:rsidRPr="00637087" w:rsidRDefault="00637087" w:rsidP="00637087">
      <w:pPr>
        <w:pStyle w:val="PlainText"/>
        <w:rPr>
          <w:ins w:id="1103" w:author="Author" w:date="2026-01-23T09:53:00Z" w16du:dateUtc="2026-01-23T15:53:00Z"/>
          <w:rFonts w:ascii="Courier New" w:hAnsi="Courier New" w:cs="Courier New"/>
        </w:rPr>
      </w:pPr>
      <w:ins w:id="1104" w:author="Author" w:date="2026-01-23T09:53:00Z" w16du:dateUtc="2026-01-23T15:53:00Z">
        <w:r w:rsidRPr="00637087">
          <w:rPr>
            <w:rFonts w:ascii="Courier New" w:hAnsi="Courier New" w:cs="Courier New"/>
          </w:rPr>
          <w:t>Changes to these Terms will take effect:</w:t>
        </w:r>
      </w:ins>
    </w:p>
    <w:p w14:paraId="6D7E8B41" w14:textId="77777777" w:rsidR="00637087" w:rsidRPr="00637087" w:rsidRDefault="00637087" w:rsidP="00637087">
      <w:pPr>
        <w:pStyle w:val="PlainText"/>
        <w:rPr>
          <w:ins w:id="1105" w:author="Author" w:date="2026-01-23T09:53:00Z" w16du:dateUtc="2026-01-23T15:53:00Z"/>
          <w:rFonts w:ascii="Courier New" w:hAnsi="Courier New" w:cs="Courier New"/>
        </w:rPr>
      </w:pPr>
    </w:p>
    <w:p w14:paraId="2AB1304E" w14:textId="77777777" w:rsidR="00637087" w:rsidRPr="00637087" w:rsidRDefault="00637087" w:rsidP="00637087">
      <w:pPr>
        <w:pStyle w:val="PlainText"/>
        <w:rPr>
          <w:ins w:id="1106" w:author="Author" w:date="2026-01-23T09:53:00Z" w16du:dateUtc="2026-01-23T15:53:00Z"/>
          <w:rFonts w:ascii="Courier New" w:hAnsi="Courier New" w:cs="Courier New"/>
        </w:rPr>
      </w:pPr>
      <w:ins w:id="1107" w:author="Author" w:date="2026-01-23T09:53:00Z" w16du:dateUtc="2026-01-23T15:53:00Z">
        <w:r w:rsidRPr="00637087">
          <w:rPr>
            <w:rFonts w:ascii="Courier New" w:hAnsi="Courier New" w:cs="Courier New"/>
          </w:rPr>
          <w:t>- **30 days after notification** for material changes affecting your rights or obligations</w:t>
        </w:r>
      </w:ins>
    </w:p>
    <w:p w14:paraId="6A96E531" w14:textId="77777777" w:rsidR="00637087" w:rsidRPr="00637087" w:rsidRDefault="00637087" w:rsidP="00637087">
      <w:pPr>
        <w:pStyle w:val="PlainText"/>
        <w:rPr>
          <w:ins w:id="1108" w:author="Author" w:date="2026-01-23T09:53:00Z" w16du:dateUtc="2026-01-23T15:53:00Z"/>
          <w:rFonts w:ascii="Courier New" w:hAnsi="Courier New" w:cs="Courier New"/>
        </w:rPr>
      </w:pPr>
      <w:ins w:id="1109" w:author="Author" w:date="2026-01-23T09:53:00Z" w16du:dateUtc="2026-01-23T15:53:00Z">
        <w:r w:rsidRPr="00637087">
          <w:rPr>
            <w:rFonts w:ascii="Courier New" w:hAnsi="Courier New" w:cs="Courier New"/>
          </w:rPr>
          <w:t>- Immediately upon posting for minor, non-material changes (such as clarifications or corrections)</w:t>
        </w:r>
      </w:ins>
    </w:p>
    <w:p w14:paraId="39E3863B" w14:textId="77777777" w:rsidR="00637087" w:rsidRPr="00637087" w:rsidRDefault="00637087" w:rsidP="00637087">
      <w:pPr>
        <w:pStyle w:val="PlainText"/>
        <w:rPr>
          <w:ins w:id="1110" w:author="Author" w:date="2026-01-23T09:53:00Z" w16du:dateUtc="2026-01-23T15:53:00Z"/>
          <w:rFonts w:ascii="Courier New" w:hAnsi="Courier New" w:cs="Courier New"/>
        </w:rPr>
      </w:pPr>
    </w:p>
    <w:p w14:paraId="68A161D1" w14:textId="77777777" w:rsidR="00637087" w:rsidRPr="00637087" w:rsidRDefault="00637087" w:rsidP="00637087">
      <w:pPr>
        <w:pStyle w:val="PlainText"/>
        <w:rPr>
          <w:ins w:id="1111" w:author="Author" w:date="2026-01-23T09:53:00Z" w16du:dateUtc="2026-01-23T15:53:00Z"/>
          <w:rFonts w:ascii="Courier New" w:hAnsi="Courier New" w:cs="Courier New"/>
        </w:rPr>
      </w:pPr>
      <w:ins w:id="1112" w:author="Author" w:date="2026-01-23T09:53:00Z" w16du:dateUtc="2026-01-23T15:53:00Z">
        <w:r w:rsidRPr="00637087">
          <w:rPr>
            <w:rFonts w:ascii="Courier New" w:hAnsi="Courier New" w:cs="Courier New"/>
          </w:rPr>
          <w:t>### 19.4 Acceptance of Changes</w:t>
        </w:r>
      </w:ins>
    </w:p>
    <w:p w14:paraId="12328DB5" w14:textId="77777777" w:rsidR="00637087" w:rsidRPr="00637087" w:rsidRDefault="00637087" w:rsidP="00637087">
      <w:pPr>
        <w:pStyle w:val="PlainText"/>
        <w:rPr>
          <w:ins w:id="1113" w:author="Author" w:date="2026-01-23T09:53:00Z" w16du:dateUtc="2026-01-23T15:53:00Z"/>
          <w:rFonts w:ascii="Courier New" w:hAnsi="Courier New" w:cs="Courier New"/>
        </w:rPr>
      </w:pPr>
    </w:p>
    <w:p w14:paraId="3873191E" w14:textId="74E30732" w:rsidR="00637087" w:rsidRPr="00637087" w:rsidRDefault="00637087" w:rsidP="00637087">
      <w:pPr>
        <w:pStyle w:val="PlainText"/>
        <w:rPr>
          <w:ins w:id="1114" w:author="Author" w:date="2026-01-23T09:53:00Z" w16du:dateUtc="2026-01-23T15:53:00Z"/>
          <w:rFonts w:ascii="Courier New" w:hAnsi="Courier New" w:cs="Courier New"/>
        </w:rPr>
      </w:pPr>
      <w:ins w:id="1115" w:author="Author" w:date="2026-01-23T09:53:00Z" w16du:dateUtc="2026-01-23T15:53:00Z">
        <w:r w:rsidRPr="00637087">
          <w:rPr>
            <w:rFonts w:ascii="Courier New" w:hAnsi="Courier New" w:cs="Courier New"/>
          </w:rPr>
          <w:t xml:space="preserve">Your continued </w:t>
        </w:r>
      </w:ins>
      <w:r w:rsidRPr="00637087">
        <w:rPr>
          <w:rFonts w:ascii="Courier New" w:hAnsi="Courier New" w:cs="Courier New"/>
        </w:rPr>
        <w:t xml:space="preserve">use of the Service </w:t>
      </w:r>
      <w:del w:id="1116" w:author="Author" w:date="2026-01-23T09:53:00Z" w16du:dateUtc="2026-01-23T15:53:00Z">
        <w:r w:rsidR="00710F67" w:rsidRPr="00710F67">
          <w:rPr>
            <w:rFonts w:ascii="Courier New" w:hAnsi="Courier New" w:cs="Courier New"/>
          </w:rPr>
          <w:delText>shall be governed by</w:delText>
        </w:r>
      </w:del>
      <w:ins w:id="1117" w:author="Author" w:date="2026-01-23T09:53:00Z" w16du:dateUtc="2026-01-23T15:53:00Z">
        <w:r w:rsidRPr="00637087">
          <w:rPr>
            <w:rFonts w:ascii="Courier New" w:hAnsi="Courier New" w:cs="Courier New"/>
          </w:rPr>
          <w:t>after the effective date of any changes constitutes your acceptance of the modified Terms. If you do not agree to the changes:</w:t>
        </w:r>
      </w:ins>
    </w:p>
    <w:p w14:paraId="32976EDD" w14:textId="77777777" w:rsidR="00637087" w:rsidRPr="00637087" w:rsidRDefault="00637087" w:rsidP="00637087">
      <w:pPr>
        <w:pStyle w:val="PlainText"/>
        <w:rPr>
          <w:ins w:id="1118" w:author="Author" w:date="2026-01-23T09:53:00Z" w16du:dateUtc="2026-01-23T15:53:00Z"/>
          <w:rFonts w:ascii="Courier New" w:hAnsi="Courier New" w:cs="Courier New"/>
        </w:rPr>
      </w:pPr>
    </w:p>
    <w:p w14:paraId="7684DB64" w14:textId="77777777" w:rsidR="00637087" w:rsidRPr="00637087" w:rsidRDefault="00637087" w:rsidP="00637087">
      <w:pPr>
        <w:pStyle w:val="PlainText"/>
        <w:rPr>
          <w:ins w:id="1119" w:author="Author" w:date="2026-01-23T09:53:00Z" w16du:dateUtc="2026-01-23T15:53:00Z"/>
          <w:rFonts w:ascii="Courier New" w:hAnsi="Courier New" w:cs="Courier New"/>
        </w:rPr>
      </w:pPr>
      <w:ins w:id="1120" w:author="Author" w:date="2026-01-23T09:53:00Z" w16du:dateUtc="2026-01-23T15:53:00Z">
        <w:r w:rsidRPr="00637087">
          <w:rPr>
            <w:rFonts w:ascii="Courier New" w:hAnsi="Courier New" w:cs="Courier New"/>
          </w:rPr>
          <w:t>- You may cancel your subscription before the changes take effect</w:t>
        </w:r>
      </w:ins>
    </w:p>
    <w:p w14:paraId="61E173A0" w14:textId="1B13D258" w:rsidR="00637087" w:rsidRPr="00637087" w:rsidRDefault="00637087" w:rsidP="00637087">
      <w:pPr>
        <w:pStyle w:val="PlainText"/>
        <w:rPr>
          <w:ins w:id="1121" w:author="Author" w:date="2026-01-23T09:53:00Z" w16du:dateUtc="2026-01-23T15:53:00Z"/>
          <w:rFonts w:ascii="Courier New" w:hAnsi="Courier New" w:cs="Courier New"/>
        </w:rPr>
      </w:pPr>
      <w:ins w:id="1122" w:author="Author" w:date="2026-01-23T09:53:00Z" w16du:dateUtc="2026-01-23T15:53:00Z">
        <w:r w:rsidRPr="00637087">
          <w:rPr>
            <w:rFonts w:ascii="Courier New" w:hAnsi="Courier New" w:cs="Courier New"/>
          </w:rPr>
          <w:t xml:space="preserve">- </w:t>
        </w:r>
      </w:ins>
      <w:ins w:id="1123" w:author="Stuart Sabol" w:date="2026-01-23T10:19:00Z" w16du:dateUtc="2026-01-23T16:19:00Z">
        <w:r w:rsidR="00052485">
          <w:rPr>
            <w:rFonts w:ascii="Courier New" w:hAnsi="Courier New" w:cs="Courier New"/>
          </w:rPr>
          <w:t>Refunds</w:t>
        </w:r>
      </w:ins>
      <w:ins w:id="1124" w:author="Stuart Sabol" w:date="2026-01-23T10:20:00Z" w16du:dateUtc="2026-01-23T16:20:00Z">
        <w:r w:rsidR="00052485">
          <w:rPr>
            <w:rFonts w:ascii="Courier New" w:hAnsi="Courier New" w:cs="Courier New"/>
          </w:rPr>
          <w:t xml:space="preserve"> are not granted </w:t>
        </w:r>
      </w:ins>
      <w:ins w:id="1125" w:author="Author" w:date="2026-01-23T09:53:00Z" w16du:dateUtc="2026-01-23T15:53:00Z">
        <w:r w:rsidRPr="00637087">
          <w:rPr>
            <w:rFonts w:ascii="Courier New" w:hAnsi="Courier New" w:cs="Courier New"/>
          </w:rPr>
          <w:t>for any unused portion of your subscription</w:t>
        </w:r>
      </w:ins>
    </w:p>
    <w:p w14:paraId="211DBB56" w14:textId="1716B39F" w:rsidR="00637087" w:rsidRPr="00637087" w:rsidRDefault="00637087" w:rsidP="00637087">
      <w:pPr>
        <w:pStyle w:val="PlainText"/>
        <w:rPr>
          <w:rFonts w:ascii="Courier New" w:hAnsi="Courier New" w:cs="Courier New"/>
        </w:rPr>
      </w:pPr>
      <w:ins w:id="1126" w:author="Author" w:date="2026-01-23T09:53:00Z" w16du:dateUtc="2026-01-23T15:53:00Z">
        <w:r w:rsidRPr="00637087">
          <w:rPr>
            <w:rFonts w:ascii="Courier New" w:hAnsi="Courier New" w:cs="Courier New"/>
          </w:rPr>
          <w:t>- Your account</w:t>
        </w:r>
      </w:ins>
      <w:r w:rsidRPr="00637087">
        <w:rPr>
          <w:rFonts w:ascii="Courier New" w:hAnsi="Courier New" w:cs="Courier New"/>
        </w:rPr>
        <w:t xml:space="preserve"> and </w:t>
      </w:r>
      <w:del w:id="1127" w:author="Author" w:date="2026-01-23T09:53:00Z" w16du:dateUtc="2026-01-23T15:53:00Z">
        <w:r w:rsidR="00710F67" w:rsidRPr="00710F67">
          <w:rPr>
            <w:rFonts w:ascii="Courier New" w:hAnsi="Courier New" w:cs="Courier New"/>
          </w:rPr>
          <w:delText>construed in accordance with the laws of Texas,</w:delText>
        </w:r>
      </w:del>
      <w:ins w:id="1128" w:author="Author" w:date="2026-01-23T09:53:00Z" w16du:dateUtc="2026-01-23T15:53:00Z">
        <w:r w:rsidRPr="00637087">
          <w:rPr>
            <w:rFonts w:ascii="Courier New" w:hAnsi="Courier New" w:cs="Courier New"/>
          </w:rPr>
          <w:t>data will be handled according to Section 15 (Account Termination</w:t>
        </w:r>
      </w:ins>
      <w:r w:rsidRPr="00637087">
        <w:rPr>
          <w:rFonts w:ascii="Courier New" w:hAnsi="Courier New" w:cs="Courier New"/>
        </w:rPr>
        <w:t xml:space="preserve"> and </w:t>
      </w:r>
      <w:del w:id="1129" w:author="Author" w:date="2026-01-23T09:53:00Z" w16du:dateUtc="2026-01-23T15:53:00Z">
        <w:r w:rsidR="00710F67" w:rsidRPr="00710F67">
          <w:rPr>
            <w:rFonts w:ascii="Courier New" w:hAnsi="Courier New" w:cs="Courier New"/>
          </w:rPr>
          <w:delText xml:space="preserve">you </w:delText>
        </w:r>
        <w:r w:rsidR="00710F67" w:rsidRPr="00710F67">
          <w:rPr>
            <w:rFonts w:ascii="Courier New" w:hAnsi="Courier New" w:cs="Courier New"/>
          </w:rPr>
          <w:lastRenderedPageBreak/>
          <w:delText>agree to submit to the exclusive jurisdiction of the courts located in Austin, TX.</w:delText>
        </w:r>
      </w:del>
      <w:ins w:id="1130" w:author="Author" w:date="2026-01-23T09:53:00Z" w16du:dateUtc="2026-01-23T15:53:00Z">
        <w:r w:rsidRPr="00637087">
          <w:rPr>
            <w:rFonts w:ascii="Courier New" w:hAnsi="Courier New" w:cs="Courier New"/>
          </w:rPr>
          <w:t>Data Deletion)</w:t>
        </w:r>
      </w:ins>
    </w:p>
    <w:p w14:paraId="0CA88F89" w14:textId="77777777" w:rsidR="00637087" w:rsidRPr="00637087" w:rsidRDefault="00637087" w:rsidP="00637087">
      <w:pPr>
        <w:pStyle w:val="PlainText"/>
        <w:rPr>
          <w:ins w:id="1131" w:author="Author" w:date="2026-01-23T09:53:00Z" w16du:dateUtc="2026-01-23T15:53:00Z"/>
          <w:rFonts w:ascii="Courier New" w:hAnsi="Courier New" w:cs="Courier New"/>
        </w:rPr>
      </w:pPr>
    </w:p>
    <w:p w14:paraId="39974493" w14:textId="77777777" w:rsidR="00637087" w:rsidRPr="00637087" w:rsidRDefault="00637087" w:rsidP="00637087">
      <w:pPr>
        <w:pStyle w:val="PlainText"/>
        <w:rPr>
          <w:ins w:id="1132" w:author="Author" w:date="2026-01-23T09:53:00Z" w16du:dateUtc="2026-01-23T15:53:00Z"/>
          <w:rFonts w:ascii="Courier New" w:hAnsi="Courier New" w:cs="Courier New"/>
        </w:rPr>
      </w:pPr>
      <w:ins w:id="1133" w:author="Author" w:date="2026-01-23T09:53:00Z" w16du:dateUtc="2026-01-23T15:53:00Z">
        <w:r w:rsidRPr="00637087">
          <w:rPr>
            <w:rFonts w:ascii="Courier New" w:hAnsi="Courier New" w:cs="Courier New"/>
          </w:rPr>
          <w:t>### 19.5 Reviewing Changes</w:t>
        </w:r>
      </w:ins>
    </w:p>
    <w:p w14:paraId="7B2E9204" w14:textId="77777777" w:rsidR="00637087" w:rsidRPr="00637087" w:rsidRDefault="00637087" w:rsidP="00637087">
      <w:pPr>
        <w:pStyle w:val="PlainText"/>
        <w:rPr>
          <w:ins w:id="1134" w:author="Author" w:date="2026-01-23T09:53:00Z" w16du:dateUtc="2026-01-23T15:53:00Z"/>
          <w:rFonts w:ascii="Courier New" w:hAnsi="Courier New" w:cs="Courier New"/>
        </w:rPr>
      </w:pPr>
    </w:p>
    <w:p w14:paraId="44A4A2C2" w14:textId="5811409D" w:rsidR="00637087" w:rsidRPr="00637087" w:rsidRDefault="00637087" w:rsidP="00637087">
      <w:pPr>
        <w:pStyle w:val="PlainText"/>
        <w:rPr>
          <w:ins w:id="1135" w:author="Author" w:date="2026-01-23T09:53:00Z" w16du:dateUtc="2026-01-23T15:53:00Z"/>
          <w:rFonts w:ascii="Courier New" w:hAnsi="Courier New" w:cs="Courier New"/>
        </w:rPr>
      </w:pPr>
      <w:ins w:id="1136" w:author="Author" w:date="2026-01-23T09:53:00Z" w16du:dateUtc="2026-01-23T15:53:00Z">
        <w:r w:rsidRPr="00637087">
          <w:rPr>
            <w:rFonts w:ascii="Courier New" w:hAnsi="Courier New" w:cs="Courier New"/>
          </w:rPr>
          <w:t xml:space="preserve">We encourage you to review these Terms periodically. The current version will always be available within the Service and </w:t>
        </w:r>
      </w:ins>
      <w:ins w:id="1137" w:author="Stuart Sabol" w:date="2026-01-23T10:24:00Z" w16du:dateUtc="2026-01-23T16:24:00Z">
        <w:r w:rsidR="00052485">
          <w:rPr>
            <w:rFonts w:ascii="Courier New" w:hAnsi="Courier New" w:cs="Courier New"/>
          </w:rPr>
          <w:t xml:space="preserve">through the help icon in the </w:t>
        </w:r>
      </w:ins>
      <w:del w:id="1138" w:author="Stuart Sabol" w:date="2026-01-23T10:23:00Z" w16du:dateUtc="2026-01-23T16:23:00Z">
        <w:r w:rsidR="001E2404" w:rsidDel="00052485">
          <w:rPr>
            <w:rFonts w:ascii="Courier New" w:hAnsi="Courier New" w:cs="Courier New"/>
          </w:rPr>
          <w:delText>applicaton</w:delText>
        </w:r>
      </w:del>
      <w:ins w:id="1139" w:author="Stuart Sabol" w:date="2026-01-23T10:23:00Z" w16du:dateUtc="2026-01-23T16:23:00Z">
        <w:r w:rsidR="00052485">
          <w:rPr>
            <w:rFonts w:ascii="Courier New" w:hAnsi="Courier New" w:cs="Courier New"/>
          </w:rPr>
          <w:t>application</w:t>
        </w:r>
      </w:ins>
      <w:ins w:id="1140" w:author="Author" w:date="2026-01-23T09:53:00Z" w16du:dateUtc="2026-01-23T15:53:00Z">
        <w:r w:rsidRPr="00637087">
          <w:rPr>
            <w:rFonts w:ascii="Courier New" w:hAnsi="Courier New" w:cs="Courier New"/>
          </w:rPr>
          <w:t>.</w:t>
        </w:r>
      </w:ins>
    </w:p>
    <w:p w14:paraId="7B04B754" w14:textId="77777777" w:rsidR="00637087" w:rsidRPr="00637087" w:rsidRDefault="00637087" w:rsidP="00637087">
      <w:pPr>
        <w:pStyle w:val="PlainText"/>
        <w:rPr>
          <w:rFonts w:ascii="Courier New" w:hAnsi="Courier New" w:cs="Courier New"/>
        </w:rPr>
      </w:pPr>
    </w:p>
    <w:p w14:paraId="7EF9FCF6" w14:textId="77777777" w:rsidR="00637087" w:rsidRPr="00637087" w:rsidRDefault="00637087" w:rsidP="00637087">
      <w:pPr>
        <w:pStyle w:val="PlainText"/>
        <w:rPr>
          <w:rFonts w:ascii="Courier New" w:hAnsi="Courier New" w:cs="Courier New"/>
        </w:rPr>
      </w:pPr>
      <w:r w:rsidRPr="00637087">
        <w:rPr>
          <w:rFonts w:ascii="Courier New" w:hAnsi="Courier New" w:cs="Courier New"/>
        </w:rPr>
        <w:t>---</w:t>
      </w:r>
    </w:p>
    <w:p w14:paraId="576A557D" w14:textId="77777777" w:rsidR="00637087" w:rsidRPr="00637087" w:rsidRDefault="00637087" w:rsidP="00637087">
      <w:pPr>
        <w:pStyle w:val="PlainText"/>
        <w:rPr>
          <w:rFonts w:ascii="Courier New" w:hAnsi="Courier New" w:cs="Courier New"/>
        </w:rPr>
      </w:pPr>
    </w:p>
    <w:p w14:paraId="255E7A72" w14:textId="5CF5AB3C" w:rsidR="00637087" w:rsidRPr="00637087" w:rsidRDefault="00637087" w:rsidP="00637087">
      <w:pPr>
        <w:pStyle w:val="PlainText"/>
        <w:rPr>
          <w:rFonts w:ascii="Courier New" w:hAnsi="Courier New" w:cs="Courier New"/>
        </w:rPr>
      </w:pPr>
      <w:r w:rsidRPr="00637087">
        <w:rPr>
          <w:rFonts w:ascii="Courier New" w:hAnsi="Courier New" w:cs="Courier New"/>
        </w:rPr>
        <w:t xml:space="preserve">## 20. </w:t>
      </w:r>
      <w:moveToRangeStart w:id="1141" w:author="Author" w:date="2026-01-23T09:53:00Z" w:name="move220054445"/>
      <w:moveTo w:id="1142" w:author="Author" w:date="2026-01-23T09:53:00Z" w16du:dateUtc="2026-01-23T15:53:00Z">
        <w:r w:rsidRPr="00637087">
          <w:rPr>
            <w:rFonts w:ascii="Courier New" w:hAnsi="Courier New" w:cs="Courier New"/>
          </w:rPr>
          <w:t>Service Availability and Modifications</w:t>
        </w:r>
      </w:moveTo>
      <w:moveToRangeEnd w:id="1141"/>
      <w:del w:id="1143" w:author="Author" w:date="2026-01-23T09:53:00Z" w16du:dateUtc="2026-01-23T15:53:00Z">
        <w:r w:rsidR="00710F67" w:rsidRPr="00710F67">
          <w:rPr>
            <w:rFonts w:ascii="Courier New" w:hAnsi="Courier New" w:cs="Courier New"/>
          </w:rPr>
          <w:delText>Contact Information</w:delText>
        </w:r>
      </w:del>
    </w:p>
    <w:p w14:paraId="348C3FAE" w14:textId="77777777" w:rsidR="00637087" w:rsidRPr="00637087" w:rsidRDefault="00637087" w:rsidP="00637087">
      <w:pPr>
        <w:pStyle w:val="PlainText"/>
        <w:rPr>
          <w:rFonts w:ascii="Courier New" w:hAnsi="Courier New" w:cs="Courier New"/>
        </w:rPr>
      </w:pPr>
    </w:p>
    <w:p w14:paraId="0373CF01" w14:textId="77777777" w:rsidR="00637087" w:rsidRPr="00637087" w:rsidRDefault="00637087" w:rsidP="00637087">
      <w:pPr>
        <w:pStyle w:val="PlainText"/>
        <w:rPr>
          <w:ins w:id="1144" w:author="Author" w:date="2026-01-23T09:53:00Z" w16du:dateUtc="2026-01-23T15:53:00Z"/>
          <w:rFonts w:ascii="Courier New" w:hAnsi="Courier New" w:cs="Courier New"/>
        </w:rPr>
      </w:pPr>
      <w:ins w:id="1145" w:author="Author" w:date="2026-01-23T09:53:00Z" w16du:dateUtc="2026-01-23T15:53:00Z">
        <w:r w:rsidRPr="00637087">
          <w:rPr>
            <w:rFonts w:ascii="Courier New" w:hAnsi="Courier New" w:cs="Courier New"/>
          </w:rPr>
          <w:t>### 20.1 No Guarantee of Uptime</w:t>
        </w:r>
      </w:ins>
    </w:p>
    <w:p w14:paraId="0CD91635" w14:textId="77777777" w:rsidR="00637087" w:rsidRPr="00637087" w:rsidRDefault="00637087" w:rsidP="00637087">
      <w:pPr>
        <w:pStyle w:val="PlainText"/>
        <w:rPr>
          <w:ins w:id="1146" w:author="Author" w:date="2026-01-23T09:53:00Z" w16du:dateUtc="2026-01-23T15:53:00Z"/>
          <w:rFonts w:ascii="Courier New" w:hAnsi="Courier New" w:cs="Courier New"/>
        </w:rPr>
      </w:pPr>
    </w:p>
    <w:p w14:paraId="7F35B59C" w14:textId="77777777" w:rsidR="00637087" w:rsidRPr="00637087" w:rsidRDefault="00637087" w:rsidP="00637087">
      <w:pPr>
        <w:pStyle w:val="PlainText"/>
        <w:rPr>
          <w:ins w:id="1147" w:author="Author" w:date="2026-01-23T09:53:00Z" w16du:dateUtc="2026-01-23T15:53:00Z"/>
          <w:rFonts w:ascii="Courier New" w:hAnsi="Courier New" w:cs="Courier New"/>
        </w:rPr>
      </w:pPr>
      <w:ins w:id="1148" w:author="Author" w:date="2026-01-23T09:53:00Z" w16du:dateUtc="2026-01-23T15:53:00Z">
        <w:r w:rsidRPr="00637087">
          <w:rPr>
            <w:rFonts w:ascii="Courier New" w:hAnsi="Courier New" w:cs="Courier New"/>
          </w:rPr>
          <w:t>While we strive to provide reliable service, we do not guarantee that the Service will be available at all times or will operate without interruption or errors. The Service may be unavailable due to:</w:t>
        </w:r>
      </w:ins>
    </w:p>
    <w:p w14:paraId="4A851104" w14:textId="77777777" w:rsidR="00637087" w:rsidRPr="00637087" w:rsidRDefault="00637087" w:rsidP="00637087">
      <w:pPr>
        <w:pStyle w:val="PlainText"/>
        <w:rPr>
          <w:ins w:id="1149" w:author="Author" w:date="2026-01-23T09:53:00Z" w16du:dateUtc="2026-01-23T15:53:00Z"/>
          <w:rFonts w:ascii="Courier New" w:hAnsi="Courier New" w:cs="Courier New"/>
        </w:rPr>
      </w:pPr>
    </w:p>
    <w:p w14:paraId="6DEA9D4B" w14:textId="77777777" w:rsidR="00637087" w:rsidRPr="00637087" w:rsidRDefault="00637087" w:rsidP="00637087">
      <w:pPr>
        <w:pStyle w:val="PlainText"/>
        <w:rPr>
          <w:ins w:id="1150" w:author="Author" w:date="2026-01-23T09:53:00Z" w16du:dateUtc="2026-01-23T15:53:00Z"/>
          <w:rFonts w:ascii="Courier New" w:hAnsi="Courier New" w:cs="Courier New"/>
        </w:rPr>
      </w:pPr>
      <w:ins w:id="1151" w:author="Author" w:date="2026-01-23T09:53:00Z" w16du:dateUtc="2026-01-23T15:53:00Z">
        <w:r w:rsidRPr="00637087">
          <w:rPr>
            <w:rFonts w:ascii="Courier New" w:hAnsi="Courier New" w:cs="Courier New"/>
          </w:rPr>
          <w:t>- Scheduled maintenance windows</w:t>
        </w:r>
      </w:ins>
    </w:p>
    <w:p w14:paraId="5CA13417" w14:textId="77777777" w:rsidR="00637087" w:rsidRPr="00637087" w:rsidRDefault="00637087" w:rsidP="00637087">
      <w:pPr>
        <w:pStyle w:val="PlainText"/>
        <w:rPr>
          <w:ins w:id="1152" w:author="Author" w:date="2026-01-23T09:53:00Z" w16du:dateUtc="2026-01-23T15:53:00Z"/>
          <w:rFonts w:ascii="Courier New" w:hAnsi="Courier New" w:cs="Courier New"/>
        </w:rPr>
      </w:pPr>
      <w:ins w:id="1153" w:author="Author" w:date="2026-01-23T09:53:00Z" w16du:dateUtc="2026-01-23T15:53:00Z">
        <w:r w:rsidRPr="00637087">
          <w:rPr>
            <w:rFonts w:ascii="Courier New" w:hAnsi="Courier New" w:cs="Courier New"/>
          </w:rPr>
          <w:t>- Unplanned technical issues or outages</w:t>
        </w:r>
      </w:ins>
    </w:p>
    <w:p w14:paraId="2F583B49" w14:textId="77777777" w:rsidR="00637087" w:rsidRPr="00637087" w:rsidRDefault="00637087" w:rsidP="00637087">
      <w:pPr>
        <w:pStyle w:val="PlainText"/>
        <w:rPr>
          <w:ins w:id="1154" w:author="Author" w:date="2026-01-23T09:53:00Z" w16du:dateUtc="2026-01-23T15:53:00Z"/>
          <w:rFonts w:ascii="Courier New" w:hAnsi="Courier New" w:cs="Courier New"/>
        </w:rPr>
      </w:pPr>
      <w:ins w:id="1155" w:author="Author" w:date="2026-01-23T09:53:00Z" w16du:dateUtc="2026-01-23T15:53:00Z">
        <w:r w:rsidRPr="00637087">
          <w:rPr>
            <w:rFonts w:ascii="Courier New" w:hAnsi="Courier New" w:cs="Courier New"/>
          </w:rPr>
          <w:t>- Third-party service failures</w:t>
        </w:r>
      </w:ins>
    </w:p>
    <w:p w14:paraId="66E72CB2" w14:textId="77777777" w:rsidR="00637087" w:rsidRPr="00637087" w:rsidRDefault="00637087" w:rsidP="00637087">
      <w:pPr>
        <w:pStyle w:val="PlainText"/>
        <w:rPr>
          <w:ins w:id="1156" w:author="Author" w:date="2026-01-23T09:53:00Z" w16du:dateUtc="2026-01-23T15:53:00Z"/>
          <w:rFonts w:ascii="Courier New" w:hAnsi="Courier New" w:cs="Courier New"/>
        </w:rPr>
      </w:pPr>
      <w:ins w:id="1157" w:author="Author" w:date="2026-01-23T09:53:00Z" w16du:dateUtc="2026-01-23T15:53:00Z">
        <w:r w:rsidRPr="00637087">
          <w:rPr>
            <w:rFonts w:ascii="Courier New" w:hAnsi="Courier New" w:cs="Courier New"/>
          </w:rPr>
          <w:t>- Security incidents or investigations</w:t>
        </w:r>
      </w:ins>
    </w:p>
    <w:p w14:paraId="4DAA85F3" w14:textId="77777777" w:rsidR="00637087" w:rsidRPr="00637087" w:rsidRDefault="00637087" w:rsidP="00637087">
      <w:pPr>
        <w:pStyle w:val="PlainText"/>
        <w:rPr>
          <w:ins w:id="1158" w:author="Author" w:date="2026-01-23T09:53:00Z" w16du:dateUtc="2026-01-23T15:53:00Z"/>
          <w:rFonts w:ascii="Courier New" w:hAnsi="Courier New" w:cs="Courier New"/>
        </w:rPr>
      </w:pPr>
      <w:ins w:id="1159" w:author="Author" w:date="2026-01-23T09:53:00Z" w16du:dateUtc="2026-01-23T15:53:00Z">
        <w:r w:rsidRPr="00637087">
          <w:rPr>
            <w:rFonts w:ascii="Courier New" w:hAnsi="Courier New" w:cs="Courier New"/>
          </w:rPr>
          <w:t>- Network or infrastructure problems</w:t>
        </w:r>
      </w:ins>
    </w:p>
    <w:p w14:paraId="21E19A97" w14:textId="77777777" w:rsidR="00637087" w:rsidRPr="00637087" w:rsidRDefault="00637087" w:rsidP="00637087">
      <w:pPr>
        <w:pStyle w:val="PlainText"/>
        <w:rPr>
          <w:ins w:id="1160" w:author="Author" w:date="2026-01-23T09:53:00Z" w16du:dateUtc="2026-01-23T15:53:00Z"/>
          <w:rFonts w:ascii="Courier New" w:hAnsi="Courier New" w:cs="Courier New"/>
        </w:rPr>
      </w:pPr>
    </w:p>
    <w:p w14:paraId="66F44821" w14:textId="77777777" w:rsidR="00637087" w:rsidRPr="00637087" w:rsidRDefault="00637087" w:rsidP="00637087">
      <w:pPr>
        <w:pStyle w:val="PlainText"/>
        <w:rPr>
          <w:ins w:id="1161" w:author="Author" w:date="2026-01-23T09:53:00Z" w16du:dateUtc="2026-01-23T15:53:00Z"/>
          <w:rFonts w:ascii="Courier New" w:hAnsi="Courier New" w:cs="Courier New"/>
        </w:rPr>
      </w:pPr>
      <w:ins w:id="1162" w:author="Author" w:date="2026-01-23T09:53:00Z" w16du:dateUtc="2026-01-23T15:53:00Z">
        <w:r w:rsidRPr="00637087">
          <w:rPr>
            <w:rFonts w:ascii="Courier New" w:hAnsi="Courier New" w:cs="Courier New"/>
          </w:rPr>
          <w:t>### 20.2 Maintenance Windows</w:t>
        </w:r>
      </w:ins>
    </w:p>
    <w:p w14:paraId="447FF972" w14:textId="77777777" w:rsidR="00637087" w:rsidRPr="00637087" w:rsidRDefault="00637087" w:rsidP="00637087">
      <w:pPr>
        <w:pStyle w:val="PlainText"/>
        <w:rPr>
          <w:ins w:id="1163" w:author="Author" w:date="2026-01-23T09:53:00Z" w16du:dateUtc="2026-01-23T15:53:00Z"/>
          <w:rFonts w:ascii="Courier New" w:hAnsi="Courier New" w:cs="Courier New"/>
        </w:rPr>
      </w:pPr>
    </w:p>
    <w:p w14:paraId="7C9173FC" w14:textId="77777777" w:rsidR="00637087" w:rsidRPr="00637087" w:rsidRDefault="00637087" w:rsidP="00637087">
      <w:pPr>
        <w:pStyle w:val="PlainText"/>
        <w:rPr>
          <w:ins w:id="1164" w:author="Author" w:date="2026-01-23T09:53:00Z" w16du:dateUtc="2026-01-23T15:53:00Z"/>
          <w:rFonts w:ascii="Courier New" w:hAnsi="Courier New" w:cs="Courier New"/>
        </w:rPr>
      </w:pPr>
      <w:ins w:id="1165" w:author="Author" w:date="2026-01-23T09:53:00Z" w16du:dateUtc="2026-01-23T15:53:00Z">
        <w:r w:rsidRPr="00637087">
          <w:rPr>
            <w:rFonts w:ascii="Courier New" w:hAnsi="Courier New" w:cs="Courier New"/>
          </w:rPr>
          <w:t>We may schedule maintenance windows for updates, security patches, or infrastructure improvements. We will attempt to:</w:t>
        </w:r>
      </w:ins>
    </w:p>
    <w:p w14:paraId="731B8820" w14:textId="77777777" w:rsidR="00637087" w:rsidRPr="00637087" w:rsidRDefault="00637087" w:rsidP="00637087">
      <w:pPr>
        <w:pStyle w:val="PlainText"/>
        <w:rPr>
          <w:ins w:id="1166" w:author="Author" w:date="2026-01-23T09:53:00Z" w16du:dateUtc="2026-01-23T15:53:00Z"/>
          <w:rFonts w:ascii="Courier New" w:hAnsi="Courier New" w:cs="Courier New"/>
        </w:rPr>
      </w:pPr>
    </w:p>
    <w:p w14:paraId="02421DF4" w14:textId="77777777" w:rsidR="00637087" w:rsidRPr="00637087" w:rsidRDefault="00637087" w:rsidP="00637087">
      <w:pPr>
        <w:pStyle w:val="PlainText"/>
        <w:rPr>
          <w:ins w:id="1167" w:author="Author" w:date="2026-01-23T09:53:00Z" w16du:dateUtc="2026-01-23T15:53:00Z"/>
          <w:rFonts w:ascii="Courier New" w:hAnsi="Courier New" w:cs="Courier New"/>
        </w:rPr>
      </w:pPr>
      <w:ins w:id="1168" w:author="Author" w:date="2026-01-23T09:53:00Z" w16du:dateUtc="2026-01-23T15:53:00Z">
        <w:r w:rsidRPr="00637087">
          <w:rPr>
            <w:rFonts w:ascii="Courier New" w:hAnsi="Courier New" w:cs="Courier New"/>
          </w:rPr>
          <w:t>- Provide advance notice of scheduled maintenance when possible</w:t>
        </w:r>
      </w:ins>
    </w:p>
    <w:p w14:paraId="3D83C387" w14:textId="77777777" w:rsidR="00637087" w:rsidRPr="00637087" w:rsidRDefault="00637087" w:rsidP="00637087">
      <w:pPr>
        <w:pStyle w:val="PlainText"/>
        <w:rPr>
          <w:ins w:id="1169" w:author="Author" w:date="2026-01-23T09:53:00Z" w16du:dateUtc="2026-01-23T15:53:00Z"/>
          <w:rFonts w:ascii="Courier New" w:hAnsi="Courier New" w:cs="Courier New"/>
        </w:rPr>
      </w:pPr>
      <w:ins w:id="1170" w:author="Author" w:date="2026-01-23T09:53:00Z" w16du:dateUtc="2026-01-23T15:53:00Z">
        <w:r w:rsidRPr="00637087">
          <w:rPr>
            <w:rFonts w:ascii="Courier New" w:hAnsi="Courier New" w:cs="Courier New"/>
          </w:rPr>
          <w:t>- Conduct maintenance during off-peak hours when feasible</w:t>
        </w:r>
      </w:ins>
    </w:p>
    <w:p w14:paraId="02F0DA21" w14:textId="77777777" w:rsidR="00637087" w:rsidRPr="00637087" w:rsidRDefault="00637087" w:rsidP="00637087">
      <w:pPr>
        <w:pStyle w:val="PlainText"/>
        <w:rPr>
          <w:ins w:id="1171" w:author="Author" w:date="2026-01-23T09:53:00Z" w16du:dateUtc="2026-01-23T15:53:00Z"/>
          <w:rFonts w:ascii="Courier New" w:hAnsi="Courier New" w:cs="Courier New"/>
        </w:rPr>
      </w:pPr>
      <w:ins w:id="1172" w:author="Author" w:date="2026-01-23T09:53:00Z" w16du:dateUtc="2026-01-23T15:53:00Z">
        <w:r w:rsidRPr="00637087">
          <w:rPr>
            <w:rFonts w:ascii="Courier New" w:hAnsi="Courier New" w:cs="Courier New"/>
          </w:rPr>
          <w:t>- Minimize service disruptions</w:t>
        </w:r>
      </w:ins>
    </w:p>
    <w:p w14:paraId="6CECE46D" w14:textId="77777777" w:rsidR="00637087" w:rsidRPr="00637087" w:rsidRDefault="00637087" w:rsidP="00637087">
      <w:pPr>
        <w:pStyle w:val="PlainText"/>
        <w:rPr>
          <w:ins w:id="1173" w:author="Author" w:date="2026-01-23T09:53:00Z" w16du:dateUtc="2026-01-23T15:53:00Z"/>
          <w:rFonts w:ascii="Courier New" w:hAnsi="Courier New" w:cs="Courier New"/>
        </w:rPr>
      </w:pPr>
    </w:p>
    <w:p w14:paraId="57040B88" w14:textId="77777777" w:rsidR="00637087" w:rsidRPr="00637087" w:rsidRDefault="00637087" w:rsidP="00637087">
      <w:pPr>
        <w:pStyle w:val="PlainText"/>
        <w:rPr>
          <w:ins w:id="1174" w:author="Author" w:date="2026-01-23T09:53:00Z" w16du:dateUtc="2026-01-23T15:53:00Z"/>
          <w:rFonts w:ascii="Courier New" w:hAnsi="Courier New" w:cs="Courier New"/>
        </w:rPr>
      </w:pPr>
      <w:ins w:id="1175" w:author="Author" w:date="2026-01-23T09:53:00Z" w16du:dateUtc="2026-01-23T15:53:00Z">
        <w:r w:rsidRPr="00637087">
          <w:rPr>
            <w:rFonts w:ascii="Courier New" w:hAnsi="Courier New" w:cs="Courier New"/>
          </w:rPr>
          <w:t>However, emergency maintenance may occur without advance notice.</w:t>
        </w:r>
      </w:ins>
    </w:p>
    <w:p w14:paraId="513B3A65" w14:textId="77777777" w:rsidR="00637087" w:rsidRPr="00637087" w:rsidRDefault="00637087" w:rsidP="00637087">
      <w:pPr>
        <w:pStyle w:val="PlainText"/>
        <w:rPr>
          <w:ins w:id="1176" w:author="Author" w:date="2026-01-23T09:53:00Z" w16du:dateUtc="2026-01-23T15:53:00Z"/>
          <w:rFonts w:ascii="Courier New" w:hAnsi="Courier New" w:cs="Courier New"/>
        </w:rPr>
      </w:pPr>
    </w:p>
    <w:p w14:paraId="683C144C" w14:textId="77777777" w:rsidR="00637087" w:rsidRPr="00637087" w:rsidRDefault="00637087" w:rsidP="00637087">
      <w:pPr>
        <w:pStyle w:val="PlainText"/>
        <w:rPr>
          <w:ins w:id="1177" w:author="Author" w:date="2026-01-23T09:53:00Z" w16du:dateUtc="2026-01-23T15:53:00Z"/>
          <w:rFonts w:ascii="Courier New" w:hAnsi="Courier New" w:cs="Courier New"/>
        </w:rPr>
      </w:pPr>
      <w:ins w:id="1178" w:author="Author" w:date="2026-01-23T09:53:00Z" w16du:dateUtc="2026-01-23T15:53:00Z">
        <w:r w:rsidRPr="00637087">
          <w:rPr>
            <w:rFonts w:ascii="Courier New" w:hAnsi="Courier New" w:cs="Courier New"/>
          </w:rPr>
          <w:t>### 20.3 Service Modifications</w:t>
        </w:r>
      </w:ins>
    </w:p>
    <w:p w14:paraId="63E39F1E" w14:textId="77777777" w:rsidR="00637087" w:rsidRPr="00637087" w:rsidRDefault="00637087" w:rsidP="00637087">
      <w:pPr>
        <w:pStyle w:val="PlainText"/>
        <w:rPr>
          <w:ins w:id="1179" w:author="Author" w:date="2026-01-23T09:53:00Z" w16du:dateUtc="2026-01-23T15:53:00Z"/>
          <w:rFonts w:ascii="Courier New" w:hAnsi="Courier New" w:cs="Courier New"/>
        </w:rPr>
      </w:pPr>
    </w:p>
    <w:p w14:paraId="2E5C373D" w14:textId="77777777" w:rsidR="00637087" w:rsidRPr="00637087" w:rsidRDefault="00637087" w:rsidP="00637087">
      <w:pPr>
        <w:pStyle w:val="PlainText"/>
        <w:rPr>
          <w:ins w:id="1180" w:author="Author" w:date="2026-01-23T09:53:00Z" w16du:dateUtc="2026-01-23T15:53:00Z"/>
          <w:rFonts w:ascii="Courier New" w:hAnsi="Courier New" w:cs="Courier New"/>
        </w:rPr>
      </w:pPr>
      <w:ins w:id="1181" w:author="Author" w:date="2026-01-23T09:53:00Z" w16du:dateUtc="2026-01-23T15:53:00Z">
        <w:r w:rsidRPr="00637087">
          <w:rPr>
            <w:rFonts w:ascii="Courier New" w:hAnsi="Courier New" w:cs="Courier New"/>
          </w:rPr>
          <w:t>We reserve the right to modify, update, or discontinue any aspect of the Service at any time, including:</w:t>
        </w:r>
      </w:ins>
    </w:p>
    <w:p w14:paraId="22BFE3DF" w14:textId="77777777" w:rsidR="00637087" w:rsidRPr="00637087" w:rsidRDefault="00637087" w:rsidP="00637087">
      <w:pPr>
        <w:pStyle w:val="PlainText"/>
        <w:rPr>
          <w:ins w:id="1182" w:author="Author" w:date="2026-01-23T09:53:00Z" w16du:dateUtc="2026-01-23T15:53:00Z"/>
          <w:rFonts w:ascii="Courier New" w:hAnsi="Courier New" w:cs="Courier New"/>
        </w:rPr>
      </w:pPr>
    </w:p>
    <w:p w14:paraId="3695AB25" w14:textId="77777777" w:rsidR="00637087" w:rsidRPr="00637087" w:rsidRDefault="00637087" w:rsidP="00637087">
      <w:pPr>
        <w:pStyle w:val="PlainText"/>
        <w:rPr>
          <w:ins w:id="1183" w:author="Author" w:date="2026-01-23T09:53:00Z" w16du:dateUtc="2026-01-23T15:53:00Z"/>
          <w:rFonts w:ascii="Courier New" w:hAnsi="Courier New" w:cs="Courier New"/>
        </w:rPr>
      </w:pPr>
      <w:ins w:id="1184" w:author="Author" w:date="2026-01-23T09:53:00Z" w16du:dateUtc="2026-01-23T15:53:00Z">
        <w:r w:rsidRPr="00637087">
          <w:rPr>
            <w:rFonts w:ascii="Courier New" w:hAnsi="Courier New" w:cs="Courier New"/>
          </w:rPr>
          <w:t>- Adding, modifying, or removing features or functionality</w:t>
        </w:r>
      </w:ins>
    </w:p>
    <w:p w14:paraId="26D368B5" w14:textId="77777777" w:rsidR="00637087" w:rsidRPr="00637087" w:rsidRDefault="00637087" w:rsidP="00637087">
      <w:pPr>
        <w:pStyle w:val="PlainText"/>
        <w:rPr>
          <w:ins w:id="1185" w:author="Author" w:date="2026-01-23T09:53:00Z" w16du:dateUtc="2026-01-23T15:53:00Z"/>
          <w:rFonts w:ascii="Courier New" w:hAnsi="Courier New" w:cs="Courier New"/>
        </w:rPr>
      </w:pPr>
      <w:ins w:id="1186" w:author="Author" w:date="2026-01-23T09:53:00Z" w16du:dateUtc="2026-01-23T15:53:00Z">
        <w:r w:rsidRPr="00637087">
          <w:rPr>
            <w:rFonts w:ascii="Courier New" w:hAnsi="Courier New" w:cs="Courier New"/>
          </w:rPr>
          <w:t>- Changing the user interface or design</w:t>
        </w:r>
      </w:ins>
    </w:p>
    <w:p w14:paraId="1764BF6C" w14:textId="77777777" w:rsidR="00637087" w:rsidRPr="00637087" w:rsidRDefault="00637087" w:rsidP="00637087">
      <w:pPr>
        <w:pStyle w:val="PlainText"/>
        <w:rPr>
          <w:ins w:id="1187" w:author="Author" w:date="2026-01-23T09:53:00Z" w16du:dateUtc="2026-01-23T15:53:00Z"/>
          <w:rFonts w:ascii="Courier New" w:hAnsi="Courier New" w:cs="Courier New"/>
        </w:rPr>
      </w:pPr>
      <w:ins w:id="1188" w:author="Author" w:date="2026-01-23T09:53:00Z" w16du:dateUtc="2026-01-23T15:53:00Z">
        <w:r w:rsidRPr="00637087">
          <w:rPr>
            <w:rFonts w:ascii="Courier New" w:hAnsi="Courier New" w:cs="Courier New"/>
          </w:rPr>
          <w:t>- Updating AI models or algorithms</w:t>
        </w:r>
      </w:ins>
    </w:p>
    <w:p w14:paraId="0F1059A5" w14:textId="77777777" w:rsidR="00637087" w:rsidRPr="00637087" w:rsidRDefault="00637087" w:rsidP="00637087">
      <w:pPr>
        <w:pStyle w:val="PlainText"/>
        <w:rPr>
          <w:ins w:id="1189" w:author="Author" w:date="2026-01-23T09:53:00Z" w16du:dateUtc="2026-01-23T15:53:00Z"/>
          <w:rFonts w:ascii="Courier New" w:hAnsi="Courier New" w:cs="Courier New"/>
        </w:rPr>
      </w:pPr>
      <w:ins w:id="1190" w:author="Author" w:date="2026-01-23T09:53:00Z" w16du:dateUtc="2026-01-23T15:53:00Z">
        <w:r w:rsidRPr="00637087">
          <w:rPr>
            <w:rFonts w:ascii="Courier New" w:hAnsi="Courier New" w:cs="Courier New"/>
          </w:rPr>
          <w:t>- Changing performance characteristics or limitations</w:t>
        </w:r>
      </w:ins>
    </w:p>
    <w:p w14:paraId="014BC664" w14:textId="77777777" w:rsidR="00637087" w:rsidRPr="00637087" w:rsidRDefault="00637087" w:rsidP="00637087">
      <w:pPr>
        <w:pStyle w:val="PlainText"/>
        <w:rPr>
          <w:ins w:id="1191" w:author="Author" w:date="2026-01-23T09:53:00Z" w16du:dateUtc="2026-01-23T15:53:00Z"/>
          <w:rFonts w:ascii="Courier New" w:hAnsi="Courier New" w:cs="Courier New"/>
        </w:rPr>
      </w:pPr>
    </w:p>
    <w:p w14:paraId="5306ADB0" w14:textId="77777777" w:rsidR="00637087" w:rsidRPr="00637087" w:rsidRDefault="00637087" w:rsidP="00637087">
      <w:pPr>
        <w:pStyle w:val="PlainText"/>
        <w:rPr>
          <w:ins w:id="1192" w:author="Author" w:date="2026-01-23T09:53:00Z" w16du:dateUtc="2026-01-23T15:53:00Z"/>
          <w:rFonts w:ascii="Courier New" w:hAnsi="Courier New" w:cs="Courier New"/>
        </w:rPr>
      </w:pPr>
      <w:ins w:id="1193" w:author="Author" w:date="2026-01-23T09:53:00Z" w16du:dateUtc="2026-01-23T15:53:00Z">
        <w:r w:rsidRPr="00637087">
          <w:rPr>
            <w:rFonts w:ascii="Courier New" w:hAnsi="Courier New" w:cs="Courier New"/>
          </w:rPr>
          <w:t>### 20.4 Pricing Changes</w:t>
        </w:r>
      </w:ins>
    </w:p>
    <w:p w14:paraId="42421E18" w14:textId="77777777" w:rsidR="00637087" w:rsidRPr="00637087" w:rsidRDefault="00637087" w:rsidP="00637087">
      <w:pPr>
        <w:pStyle w:val="PlainText"/>
        <w:rPr>
          <w:ins w:id="1194" w:author="Author" w:date="2026-01-23T09:53:00Z" w16du:dateUtc="2026-01-23T15:53:00Z"/>
          <w:rFonts w:ascii="Courier New" w:hAnsi="Courier New" w:cs="Courier New"/>
        </w:rPr>
      </w:pPr>
    </w:p>
    <w:p w14:paraId="7D8945E6" w14:textId="57B6F9C8" w:rsidR="00637087" w:rsidRPr="00637087" w:rsidRDefault="00637087" w:rsidP="00637087">
      <w:pPr>
        <w:pStyle w:val="PlainText"/>
        <w:rPr>
          <w:ins w:id="1195" w:author="Author" w:date="2026-01-23T09:53:00Z" w16du:dateUtc="2026-01-23T15:53:00Z"/>
          <w:rFonts w:ascii="Courier New" w:hAnsi="Courier New" w:cs="Courier New"/>
        </w:rPr>
      </w:pPr>
      <w:ins w:id="1196" w:author="Author" w:date="2026-01-23T09:53:00Z" w16du:dateUtc="2026-01-23T15:53:00Z">
        <w:r w:rsidRPr="00637087">
          <w:rPr>
            <w:rFonts w:ascii="Courier New" w:hAnsi="Courier New" w:cs="Courier New"/>
          </w:rPr>
          <w:t xml:space="preserve">We may change subscription pricing at any time. </w:t>
        </w:r>
      </w:ins>
      <w:r w:rsidRPr="00637087">
        <w:rPr>
          <w:rFonts w:ascii="Courier New" w:hAnsi="Courier New" w:cs="Courier New"/>
        </w:rPr>
        <w:t xml:space="preserve">For </w:t>
      </w:r>
      <w:del w:id="1197" w:author="Author" w:date="2026-01-23T09:53:00Z" w16du:dateUtc="2026-01-23T15:53:00Z">
        <w:r w:rsidR="00710F67" w:rsidRPr="00710F67">
          <w:rPr>
            <w:rFonts w:ascii="Courier New" w:hAnsi="Courier New" w:cs="Courier New"/>
          </w:rPr>
          <w:delText>questions</w:delText>
        </w:r>
      </w:del>
      <w:ins w:id="1198" w:author="Author" w:date="2026-01-23T09:53:00Z" w16du:dateUtc="2026-01-23T15:53:00Z">
        <w:r w:rsidRPr="00637087">
          <w:rPr>
            <w:rFonts w:ascii="Courier New" w:hAnsi="Courier New" w:cs="Courier New"/>
          </w:rPr>
          <w:t>existing subscribers:</w:t>
        </w:r>
      </w:ins>
    </w:p>
    <w:p w14:paraId="164B77D3" w14:textId="77777777" w:rsidR="00637087" w:rsidRPr="00637087" w:rsidRDefault="00637087" w:rsidP="00637087">
      <w:pPr>
        <w:pStyle w:val="PlainText"/>
        <w:rPr>
          <w:ins w:id="1199" w:author="Author" w:date="2026-01-23T09:53:00Z" w16du:dateUtc="2026-01-23T15:53:00Z"/>
          <w:rFonts w:ascii="Courier New" w:hAnsi="Courier New" w:cs="Courier New"/>
        </w:rPr>
      </w:pPr>
    </w:p>
    <w:p w14:paraId="6840A973" w14:textId="77777777" w:rsidR="00637087" w:rsidRPr="00637087" w:rsidRDefault="00637087" w:rsidP="00637087">
      <w:pPr>
        <w:pStyle w:val="PlainText"/>
        <w:rPr>
          <w:ins w:id="1200" w:author="Author" w:date="2026-01-23T09:53:00Z" w16du:dateUtc="2026-01-23T15:53:00Z"/>
          <w:rFonts w:ascii="Courier New" w:hAnsi="Courier New" w:cs="Courier New"/>
        </w:rPr>
      </w:pPr>
      <w:ins w:id="1201" w:author="Author" w:date="2026-01-23T09:53:00Z" w16du:dateUtc="2026-01-23T15:53:00Z">
        <w:r w:rsidRPr="00637087">
          <w:rPr>
            <w:rFonts w:ascii="Courier New" w:hAnsi="Courier New" w:cs="Courier New"/>
          </w:rPr>
          <w:t>- We will provide **30 days advance notice** via email before any price increase takes effect</w:t>
        </w:r>
      </w:ins>
    </w:p>
    <w:p w14:paraId="13B18BC7" w14:textId="77777777" w:rsidR="00637087" w:rsidRPr="00637087" w:rsidRDefault="00637087" w:rsidP="00637087">
      <w:pPr>
        <w:pStyle w:val="PlainText"/>
        <w:rPr>
          <w:ins w:id="1202" w:author="Author" w:date="2026-01-23T09:53:00Z" w16du:dateUtc="2026-01-23T15:53:00Z"/>
          <w:rFonts w:ascii="Courier New" w:hAnsi="Courier New" w:cs="Courier New"/>
        </w:rPr>
      </w:pPr>
      <w:ins w:id="1203" w:author="Author" w:date="2026-01-23T09:53:00Z" w16du:dateUtc="2026-01-23T15:53:00Z">
        <w:r w:rsidRPr="00637087">
          <w:rPr>
            <w:rFonts w:ascii="Courier New" w:hAnsi="Courier New" w:cs="Courier New"/>
          </w:rPr>
          <w:lastRenderedPageBreak/>
          <w:t>- The new pricing will apply at your next renewal date after the notice period</w:t>
        </w:r>
      </w:ins>
    </w:p>
    <w:p w14:paraId="1D4C1375" w14:textId="77777777" w:rsidR="00637087" w:rsidRPr="00637087" w:rsidRDefault="00637087" w:rsidP="00637087">
      <w:pPr>
        <w:pStyle w:val="PlainText"/>
        <w:rPr>
          <w:ins w:id="1204" w:author="Author" w:date="2026-01-23T09:53:00Z" w16du:dateUtc="2026-01-23T15:53:00Z"/>
          <w:rFonts w:ascii="Courier New" w:hAnsi="Courier New" w:cs="Courier New"/>
        </w:rPr>
      </w:pPr>
      <w:ins w:id="1205" w:author="Author" w:date="2026-01-23T09:53:00Z" w16du:dateUtc="2026-01-23T15:53:00Z">
        <w:r w:rsidRPr="00637087">
          <w:rPr>
            <w:rFonts w:ascii="Courier New" w:hAnsi="Courier New" w:cs="Courier New"/>
          </w:rPr>
          <w:t>- You may cancel your subscription before the price increase takes effect if you do not wish to pay the new price</w:t>
        </w:r>
      </w:ins>
    </w:p>
    <w:p w14:paraId="0A9331E5" w14:textId="77777777" w:rsidR="00637087" w:rsidRPr="00637087" w:rsidRDefault="00637087" w:rsidP="00637087">
      <w:pPr>
        <w:pStyle w:val="PlainText"/>
        <w:rPr>
          <w:ins w:id="1206" w:author="Author" w:date="2026-01-23T09:53:00Z" w16du:dateUtc="2026-01-23T15:53:00Z"/>
          <w:rFonts w:ascii="Courier New" w:hAnsi="Courier New" w:cs="Courier New"/>
        </w:rPr>
      </w:pPr>
    </w:p>
    <w:p w14:paraId="4BEDCF1F" w14:textId="77777777" w:rsidR="00637087" w:rsidRPr="00637087" w:rsidRDefault="00637087" w:rsidP="00637087">
      <w:pPr>
        <w:pStyle w:val="PlainText"/>
        <w:rPr>
          <w:ins w:id="1207" w:author="Author" w:date="2026-01-23T09:53:00Z" w16du:dateUtc="2026-01-23T15:53:00Z"/>
          <w:rFonts w:ascii="Courier New" w:hAnsi="Courier New" w:cs="Courier New"/>
        </w:rPr>
      </w:pPr>
      <w:ins w:id="1208" w:author="Author" w:date="2026-01-23T09:53:00Z" w16du:dateUtc="2026-01-23T15:53:00Z">
        <w:r w:rsidRPr="00637087">
          <w:rPr>
            <w:rFonts w:ascii="Courier New" w:hAnsi="Courier New" w:cs="Courier New"/>
          </w:rPr>
          <w:t>### 20.5 Discontinuation of Service</w:t>
        </w:r>
      </w:ins>
    </w:p>
    <w:p w14:paraId="7D2FA330" w14:textId="77777777" w:rsidR="00637087" w:rsidRPr="00637087" w:rsidRDefault="00637087" w:rsidP="00637087">
      <w:pPr>
        <w:pStyle w:val="PlainText"/>
        <w:rPr>
          <w:ins w:id="1209" w:author="Author" w:date="2026-01-23T09:53:00Z" w16du:dateUtc="2026-01-23T15:53:00Z"/>
          <w:rFonts w:ascii="Courier New" w:hAnsi="Courier New" w:cs="Courier New"/>
        </w:rPr>
      </w:pPr>
    </w:p>
    <w:p w14:paraId="27945ADB" w14:textId="77777777" w:rsidR="00637087" w:rsidRPr="00637087" w:rsidRDefault="00637087" w:rsidP="00637087">
      <w:pPr>
        <w:pStyle w:val="PlainText"/>
        <w:rPr>
          <w:ins w:id="1210" w:author="Author" w:date="2026-01-23T09:53:00Z" w16du:dateUtc="2026-01-23T15:53:00Z"/>
          <w:rFonts w:ascii="Courier New" w:hAnsi="Courier New" w:cs="Courier New"/>
        </w:rPr>
      </w:pPr>
      <w:ins w:id="1211" w:author="Author" w:date="2026-01-23T09:53:00Z" w16du:dateUtc="2026-01-23T15:53:00Z">
        <w:r w:rsidRPr="00637087">
          <w:rPr>
            <w:rFonts w:ascii="Courier New" w:hAnsi="Courier New" w:cs="Courier New"/>
          </w:rPr>
          <w:t>If we decide to discontinue the Service entirely, we will:</w:t>
        </w:r>
      </w:ins>
    </w:p>
    <w:p w14:paraId="016E4520" w14:textId="77777777" w:rsidR="00637087" w:rsidRPr="00637087" w:rsidRDefault="00637087" w:rsidP="00637087">
      <w:pPr>
        <w:pStyle w:val="PlainText"/>
        <w:rPr>
          <w:ins w:id="1212" w:author="Author" w:date="2026-01-23T09:53:00Z" w16du:dateUtc="2026-01-23T15:53:00Z"/>
          <w:rFonts w:ascii="Courier New" w:hAnsi="Courier New" w:cs="Courier New"/>
        </w:rPr>
      </w:pPr>
    </w:p>
    <w:p w14:paraId="7E5E8DA0" w14:textId="77777777" w:rsidR="00637087" w:rsidRPr="00637087" w:rsidRDefault="00637087" w:rsidP="00637087">
      <w:pPr>
        <w:pStyle w:val="PlainText"/>
        <w:rPr>
          <w:ins w:id="1213" w:author="Author" w:date="2026-01-23T09:53:00Z" w16du:dateUtc="2026-01-23T15:53:00Z"/>
          <w:rFonts w:ascii="Courier New" w:hAnsi="Courier New" w:cs="Courier New"/>
        </w:rPr>
      </w:pPr>
      <w:ins w:id="1214" w:author="Author" w:date="2026-01-23T09:53:00Z" w16du:dateUtc="2026-01-23T15:53:00Z">
        <w:r w:rsidRPr="00637087">
          <w:rPr>
            <w:rFonts w:ascii="Courier New" w:hAnsi="Courier New" w:cs="Courier New"/>
          </w:rPr>
          <w:t>- Provide at least **90 days advance notice** to active subscribers</w:t>
        </w:r>
      </w:ins>
    </w:p>
    <w:p w14:paraId="0C6C2B64" w14:textId="77777777" w:rsidR="00637087" w:rsidRPr="00637087" w:rsidRDefault="00637087" w:rsidP="00637087">
      <w:pPr>
        <w:pStyle w:val="PlainText"/>
        <w:rPr>
          <w:ins w:id="1215" w:author="Author" w:date="2026-01-23T09:53:00Z" w16du:dateUtc="2026-01-23T15:53:00Z"/>
          <w:rFonts w:ascii="Courier New" w:hAnsi="Courier New" w:cs="Courier New"/>
        </w:rPr>
      </w:pPr>
      <w:ins w:id="1216" w:author="Author" w:date="2026-01-23T09:53:00Z" w16du:dateUtc="2026-01-23T15:53:00Z">
        <w:r w:rsidRPr="00637087">
          <w:rPr>
            <w:rFonts w:ascii="Courier New" w:hAnsi="Courier New" w:cs="Courier New"/>
          </w:rPr>
          <w:t>- Offer pro-rated refunds for any unused subscription period</w:t>
        </w:r>
      </w:ins>
    </w:p>
    <w:p w14:paraId="2CC94883" w14:textId="21995775" w:rsidR="00637087" w:rsidRPr="00637087" w:rsidRDefault="00637087" w:rsidP="00637087">
      <w:pPr>
        <w:pStyle w:val="PlainText"/>
        <w:rPr>
          <w:ins w:id="1217" w:author="Author" w:date="2026-01-23T09:53:00Z" w16du:dateUtc="2026-01-23T15:53:00Z"/>
          <w:rFonts w:ascii="Courier New" w:hAnsi="Courier New" w:cs="Courier New"/>
        </w:rPr>
      </w:pPr>
      <w:ins w:id="1218" w:author="Author" w:date="2026-01-23T09:53:00Z" w16du:dateUtc="2026-01-23T15:53:00Z">
        <w:r w:rsidRPr="00637087">
          <w:rPr>
            <w:rFonts w:ascii="Courier New" w:hAnsi="Courier New" w:cs="Courier New"/>
          </w:rPr>
          <w:t>- Provide information</w:t>
        </w:r>
      </w:ins>
      <w:r w:rsidRPr="00637087">
        <w:rPr>
          <w:rFonts w:ascii="Courier New" w:hAnsi="Courier New" w:cs="Courier New"/>
        </w:rPr>
        <w:t xml:space="preserve"> about </w:t>
      </w:r>
      <w:del w:id="1219" w:author="Author" w:date="2026-01-23T09:53:00Z" w16du:dateUtc="2026-01-23T15:53:00Z">
        <w:r w:rsidR="00710F67" w:rsidRPr="00710F67">
          <w:rPr>
            <w:rFonts w:ascii="Courier New" w:hAnsi="Courier New" w:cs="Courier New"/>
          </w:rPr>
          <w:delText>these</w:delText>
        </w:r>
      </w:del>
      <w:ins w:id="1220" w:author="Author" w:date="2026-01-23T09:53:00Z" w16du:dateUtc="2026-01-23T15:53:00Z">
        <w:r w:rsidRPr="00637087">
          <w:rPr>
            <w:rFonts w:ascii="Courier New" w:hAnsi="Courier New" w:cs="Courier New"/>
          </w:rPr>
          <w:t>data export or deletion options</w:t>
        </w:r>
      </w:ins>
    </w:p>
    <w:p w14:paraId="40EF915F" w14:textId="77777777" w:rsidR="00637087" w:rsidRPr="00637087" w:rsidRDefault="00637087" w:rsidP="00637087">
      <w:pPr>
        <w:pStyle w:val="PlainText"/>
        <w:rPr>
          <w:ins w:id="1221" w:author="Author" w:date="2026-01-23T09:53:00Z" w16du:dateUtc="2026-01-23T15:53:00Z"/>
          <w:rFonts w:ascii="Courier New" w:hAnsi="Courier New" w:cs="Courier New"/>
        </w:rPr>
      </w:pPr>
    </w:p>
    <w:p w14:paraId="41A8C3CD" w14:textId="77777777" w:rsidR="00637087" w:rsidRPr="00637087" w:rsidRDefault="00637087" w:rsidP="00637087">
      <w:pPr>
        <w:pStyle w:val="PlainText"/>
        <w:rPr>
          <w:ins w:id="1222" w:author="Author" w:date="2026-01-23T09:53:00Z" w16du:dateUtc="2026-01-23T15:53:00Z"/>
          <w:rFonts w:ascii="Courier New" w:hAnsi="Courier New" w:cs="Courier New"/>
        </w:rPr>
      </w:pPr>
      <w:ins w:id="1223" w:author="Author" w:date="2026-01-23T09:53:00Z" w16du:dateUtc="2026-01-23T15:53:00Z">
        <w:r w:rsidRPr="00637087">
          <w:rPr>
            <w:rFonts w:ascii="Courier New" w:hAnsi="Courier New" w:cs="Courier New"/>
          </w:rPr>
          <w:t>---</w:t>
        </w:r>
      </w:ins>
    </w:p>
    <w:p w14:paraId="026C6498" w14:textId="77777777" w:rsidR="00637087" w:rsidRPr="00637087" w:rsidRDefault="00637087" w:rsidP="00637087">
      <w:pPr>
        <w:pStyle w:val="PlainText"/>
        <w:rPr>
          <w:ins w:id="1224" w:author="Author" w:date="2026-01-23T09:53:00Z" w16du:dateUtc="2026-01-23T15:53:00Z"/>
          <w:rFonts w:ascii="Courier New" w:hAnsi="Courier New" w:cs="Courier New"/>
        </w:rPr>
      </w:pPr>
    </w:p>
    <w:p w14:paraId="135BDBE3" w14:textId="77777777" w:rsidR="00637087" w:rsidRPr="00637087" w:rsidRDefault="00637087" w:rsidP="00637087">
      <w:pPr>
        <w:pStyle w:val="PlainText"/>
        <w:rPr>
          <w:ins w:id="1225" w:author="Author" w:date="2026-01-23T09:53:00Z" w16du:dateUtc="2026-01-23T15:53:00Z"/>
          <w:rFonts w:ascii="Courier New" w:hAnsi="Courier New" w:cs="Courier New"/>
        </w:rPr>
      </w:pPr>
      <w:ins w:id="1226" w:author="Author" w:date="2026-01-23T09:53:00Z" w16du:dateUtc="2026-01-23T15:53:00Z">
        <w:r w:rsidRPr="00637087">
          <w:rPr>
            <w:rFonts w:ascii="Courier New" w:hAnsi="Courier New" w:cs="Courier New"/>
          </w:rPr>
          <w:t>## 21. Miscellaneous</w:t>
        </w:r>
      </w:ins>
    </w:p>
    <w:p w14:paraId="460F3D94" w14:textId="77777777" w:rsidR="00637087" w:rsidRPr="00637087" w:rsidRDefault="00637087" w:rsidP="00637087">
      <w:pPr>
        <w:pStyle w:val="PlainText"/>
        <w:rPr>
          <w:ins w:id="1227" w:author="Author" w:date="2026-01-23T09:53:00Z" w16du:dateUtc="2026-01-23T15:53:00Z"/>
          <w:rFonts w:ascii="Courier New" w:hAnsi="Courier New" w:cs="Courier New"/>
        </w:rPr>
      </w:pPr>
    </w:p>
    <w:p w14:paraId="51BA2464" w14:textId="77777777" w:rsidR="00637087" w:rsidRPr="00637087" w:rsidRDefault="00637087" w:rsidP="00637087">
      <w:pPr>
        <w:pStyle w:val="PlainText"/>
        <w:rPr>
          <w:ins w:id="1228" w:author="Author" w:date="2026-01-23T09:53:00Z" w16du:dateUtc="2026-01-23T15:53:00Z"/>
          <w:rFonts w:ascii="Courier New" w:hAnsi="Courier New" w:cs="Courier New"/>
        </w:rPr>
      </w:pPr>
      <w:ins w:id="1229" w:author="Author" w:date="2026-01-23T09:53:00Z" w16du:dateUtc="2026-01-23T15:53:00Z">
        <w:r w:rsidRPr="00637087">
          <w:rPr>
            <w:rFonts w:ascii="Courier New" w:hAnsi="Courier New" w:cs="Courier New"/>
          </w:rPr>
          <w:t>### 21.1 Entire Agreement</w:t>
        </w:r>
      </w:ins>
    </w:p>
    <w:p w14:paraId="6D12F10F" w14:textId="77777777" w:rsidR="00637087" w:rsidRPr="00637087" w:rsidRDefault="00637087" w:rsidP="00637087">
      <w:pPr>
        <w:pStyle w:val="PlainText"/>
        <w:rPr>
          <w:ins w:id="1230" w:author="Author" w:date="2026-01-23T09:53:00Z" w16du:dateUtc="2026-01-23T15:53:00Z"/>
          <w:rFonts w:ascii="Courier New" w:hAnsi="Courier New" w:cs="Courier New"/>
        </w:rPr>
      </w:pPr>
    </w:p>
    <w:p w14:paraId="0AB6B966" w14:textId="744D8D4C" w:rsidR="00637087" w:rsidRPr="00637087" w:rsidRDefault="00637087" w:rsidP="00637087">
      <w:pPr>
        <w:pStyle w:val="PlainText"/>
        <w:rPr>
          <w:rFonts w:ascii="Courier New" w:hAnsi="Courier New" w:cs="Courier New"/>
        </w:rPr>
      </w:pPr>
      <w:ins w:id="1231" w:author="Author" w:date="2026-01-23T09:53:00Z" w16du:dateUtc="2026-01-23T15:53:00Z">
        <w:r w:rsidRPr="00637087">
          <w:rPr>
            <w:rFonts w:ascii="Courier New" w:hAnsi="Courier New" w:cs="Courier New"/>
          </w:rPr>
          <w:t>These</w:t>
        </w:r>
      </w:ins>
      <w:r w:rsidRPr="00637087">
        <w:rPr>
          <w:rFonts w:ascii="Courier New" w:hAnsi="Courier New" w:cs="Courier New"/>
        </w:rPr>
        <w:t xml:space="preserve"> Terms</w:t>
      </w:r>
      <w:del w:id="1232" w:author="Author" w:date="2026-01-23T09:53:00Z" w16du:dateUtc="2026-01-23T15:53:00Z">
        <w:r w:rsidR="00710F67" w:rsidRPr="00710F67">
          <w:rPr>
            <w:rFonts w:ascii="Courier New" w:hAnsi="Courier New" w:cs="Courier New"/>
          </w:rPr>
          <w:delText xml:space="preserve"> of Service, please contact </w:delText>
        </w:r>
      </w:del>
      <w:ins w:id="1233" w:author="Author" w:date="2026-01-23T09:53:00Z" w16du:dateUtc="2026-01-23T15:53:00Z">
        <w:r w:rsidRPr="00637087">
          <w:rPr>
            <w:rFonts w:ascii="Courier New" w:hAnsi="Courier New" w:cs="Courier New"/>
          </w:rPr>
          <w:t xml:space="preserve">, together with our Privacy Policy and any other legal notices or policies published by </w:t>
        </w:r>
      </w:ins>
      <w:r w:rsidRPr="00637087">
        <w:rPr>
          <w:rFonts w:ascii="Courier New" w:hAnsi="Courier New" w:cs="Courier New"/>
        </w:rPr>
        <w:t>us</w:t>
      </w:r>
      <w:del w:id="1234" w:author="Author" w:date="2026-01-23T09:53:00Z" w16du:dateUtc="2026-01-23T15:53:00Z">
        <w:r w:rsidR="00710F67" w:rsidRPr="00710F67">
          <w:rPr>
            <w:rFonts w:ascii="Courier New" w:hAnsi="Courier New" w:cs="Courier New"/>
          </w:rPr>
          <w:delText xml:space="preserve"> at:</w:delText>
        </w:r>
      </w:del>
      <w:ins w:id="1235" w:author="Author" w:date="2026-01-23T09:53:00Z" w16du:dateUtc="2026-01-23T15:53:00Z">
        <w:r w:rsidRPr="00637087">
          <w:rPr>
            <w:rFonts w:ascii="Courier New" w:hAnsi="Courier New" w:cs="Courier New"/>
          </w:rPr>
          <w:t>, constitute the entire agreement between you and Starship Psychics LLC regarding the Service.</w:t>
        </w:r>
      </w:ins>
    </w:p>
    <w:p w14:paraId="5E329445" w14:textId="77777777" w:rsidR="00637087" w:rsidRPr="00637087" w:rsidRDefault="00637087" w:rsidP="00637087">
      <w:pPr>
        <w:pStyle w:val="PlainText"/>
        <w:rPr>
          <w:moveFrom w:id="1236" w:author="Author" w:date="2026-01-23T09:53:00Z" w16du:dateUtc="2026-01-23T15:53:00Z"/>
          <w:rFonts w:ascii="Courier New" w:hAnsi="Courier New" w:cs="Courier New"/>
        </w:rPr>
      </w:pPr>
      <w:moveFromRangeStart w:id="1237" w:author="Author" w:date="2026-01-23T09:53:00Z" w:name="move220054438"/>
    </w:p>
    <w:p w14:paraId="556EF80D" w14:textId="77777777" w:rsidR="00637087" w:rsidRPr="00637087" w:rsidRDefault="00637087" w:rsidP="00637087">
      <w:pPr>
        <w:pStyle w:val="PlainText"/>
        <w:rPr>
          <w:moveFrom w:id="1238" w:author="Author" w:date="2026-01-23T09:53:00Z" w16du:dateUtc="2026-01-23T15:53:00Z"/>
          <w:rFonts w:ascii="Courier New" w:hAnsi="Courier New" w:cs="Courier New"/>
        </w:rPr>
      </w:pPr>
      <w:moveFrom w:id="1239" w:author="Author" w:date="2026-01-23T09:53:00Z" w16du:dateUtc="2026-01-23T15:53:00Z">
        <w:r w:rsidRPr="00637087">
          <w:rPr>
            <w:rFonts w:ascii="Courier New" w:hAnsi="Courier New" w:cs="Courier New"/>
          </w:rPr>
          <w:t xml:space="preserve">**Email**: legal@starshippsychics.com  </w:t>
        </w:r>
      </w:moveFrom>
    </w:p>
    <w:moveFromRangeEnd w:id="1237"/>
    <w:p w14:paraId="1D2EF486" w14:textId="77777777" w:rsidR="00710F67" w:rsidRPr="00710F67" w:rsidRDefault="00710F67" w:rsidP="00710F67">
      <w:pPr>
        <w:pStyle w:val="PlainText"/>
        <w:rPr>
          <w:del w:id="1240" w:author="Author" w:date="2026-01-23T09:53:00Z" w16du:dateUtc="2026-01-23T15:53:00Z"/>
          <w:rFonts w:ascii="Courier New" w:hAnsi="Courier New" w:cs="Courier New"/>
        </w:rPr>
      </w:pPr>
      <w:del w:id="1241" w:author="Author" w:date="2026-01-23T09:53:00Z" w16du:dateUtc="2026-01-23T15:53:00Z">
        <w:r w:rsidRPr="00710F67">
          <w:rPr>
            <w:rFonts w:ascii="Courier New" w:hAnsi="Courier New" w:cs="Courier New"/>
          </w:rPr>
          <w:delText xml:space="preserve">**Mailing Address**: PO Box 13, Wimberley, TX 78676 </w:delText>
        </w:r>
      </w:del>
    </w:p>
    <w:p w14:paraId="2D677E70" w14:textId="77777777" w:rsidR="00710F67" w:rsidRPr="00710F67" w:rsidRDefault="00710F67" w:rsidP="00710F67">
      <w:pPr>
        <w:pStyle w:val="PlainText"/>
        <w:rPr>
          <w:del w:id="1242" w:author="Author" w:date="2026-01-23T09:53:00Z" w16du:dateUtc="2026-01-23T15:53:00Z"/>
          <w:rFonts w:ascii="Courier New" w:hAnsi="Courier New" w:cs="Courier New"/>
        </w:rPr>
      </w:pPr>
      <w:del w:id="1243" w:author="Author" w:date="2026-01-23T09:53:00Z" w16du:dateUtc="2026-01-23T15:53:00Z">
        <w:r w:rsidRPr="00710F67">
          <w:rPr>
            <w:rFonts w:ascii="Courier New" w:hAnsi="Courier New" w:cs="Courier New"/>
          </w:rPr>
          <w:delText>**Last Updated**: November 24January 1, 2026</w:delText>
        </w:r>
      </w:del>
    </w:p>
    <w:p w14:paraId="766A6CA5" w14:textId="77777777" w:rsidR="00710F67" w:rsidRPr="00710F67" w:rsidRDefault="00710F67" w:rsidP="00710F67">
      <w:pPr>
        <w:pStyle w:val="PlainText"/>
        <w:rPr>
          <w:del w:id="1244" w:author="Author" w:date="2026-01-23T09:53:00Z" w16du:dateUtc="2026-01-23T15:53:00Z"/>
          <w:rFonts w:ascii="Courier New" w:hAnsi="Courier New" w:cs="Courier New"/>
        </w:rPr>
      </w:pPr>
    </w:p>
    <w:p w14:paraId="6BD6ED99" w14:textId="77777777" w:rsidR="00710F67" w:rsidRPr="00710F67" w:rsidRDefault="00710F67" w:rsidP="00710F67">
      <w:pPr>
        <w:pStyle w:val="PlainText"/>
        <w:rPr>
          <w:del w:id="1245" w:author="Author" w:date="2026-01-23T09:53:00Z" w16du:dateUtc="2026-01-23T15:53:00Z"/>
          <w:rFonts w:ascii="Courier New" w:hAnsi="Courier New" w:cs="Courier New"/>
        </w:rPr>
      </w:pPr>
      <w:del w:id="1246" w:author="Author" w:date="2026-01-23T09:53:00Z" w16du:dateUtc="2026-01-23T15:53:00Z">
        <w:r w:rsidRPr="00710F67">
          <w:rPr>
            <w:rFonts w:ascii="Courier New" w:hAnsi="Courier New" w:cs="Courier New"/>
          </w:rPr>
          <w:delText>---</w:delText>
        </w:r>
      </w:del>
    </w:p>
    <w:p w14:paraId="2F6609EF" w14:textId="77777777" w:rsidR="00710F67" w:rsidRPr="00710F67" w:rsidRDefault="00710F67" w:rsidP="00710F67">
      <w:pPr>
        <w:pStyle w:val="PlainText"/>
        <w:rPr>
          <w:del w:id="1247" w:author="Author" w:date="2026-01-23T09:53:00Z" w16du:dateUtc="2026-01-23T15:53:00Z"/>
          <w:rFonts w:ascii="Courier New" w:hAnsi="Courier New" w:cs="Courier New"/>
        </w:rPr>
      </w:pPr>
    </w:p>
    <w:p w14:paraId="7897D955" w14:textId="77777777" w:rsidR="00710F67" w:rsidRPr="00710F67" w:rsidRDefault="00710F67" w:rsidP="00710F67">
      <w:pPr>
        <w:pStyle w:val="PlainText"/>
        <w:rPr>
          <w:del w:id="1248" w:author="Author" w:date="2026-01-23T09:53:00Z" w16du:dateUtc="2026-01-23T15:53:00Z"/>
          <w:rFonts w:ascii="Courier New" w:hAnsi="Courier New" w:cs="Courier New"/>
        </w:rPr>
      </w:pPr>
      <w:del w:id="1249" w:author="Author" w:date="2026-01-23T09:53:00Z" w16du:dateUtc="2026-01-23T15:53:00Z">
        <w:r w:rsidRPr="00710F67">
          <w:rPr>
            <w:rFonts w:ascii="Courier New" w:hAnsi="Courier New" w:cs="Courier New"/>
          </w:rPr>
          <w:delText>## Acknowledgment</w:delText>
        </w:r>
      </w:del>
    </w:p>
    <w:p w14:paraId="1EF335BB" w14:textId="77777777" w:rsidR="00637087" w:rsidRPr="00637087" w:rsidRDefault="00637087" w:rsidP="00637087">
      <w:pPr>
        <w:pStyle w:val="PlainText"/>
        <w:rPr>
          <w:ins w:id="1250" w:author="Author" w:date="2026-01-23T09:53:00Z" w16du:dateUtc="2026-01-23T15:53:00Z"/>
          <w:rFonts w:ascii="Courier New" w:hAnsi="Courier New" w:cs="Courier New"/>
        </w:rPr>
      </w:pPr>
    </w:p>
    <w:p w14:paraId="7360F8D5" w14:textId="77777777" w:rsidR="00637087" w:rsidRPr="00637087" w:rsidRDefault="00637087" w:rsidP="00637087">
      <w:pPr>
        <w:pStyle w:val="PlainText"/>
        <w:rPr>
          <w:ins w:id="1251" w:author="Author" w:date="2026-01-23T09:53:00Z" w16du:dateUtc="2026-01-23T15:53:00Z"/>
          <w:rFonts w:ascii="Courier New" w:hAnsi="Courier New" w:cs="Courier New"/>
        </w:rPr>
      </w:pPr>
      <w:ins w:id="1252" w:author="Author" w:date="2026-01-23T09:53:00Z" w16du:dateUtc="2026-01-23T15:53:00Z">
        <w:r w:rsidRPr="00637087">
          <w:rPr>
            <w:rFonts w:ascii="Courier New" w:hAnsi="Courier New" w:cs="Courier New"/>
          </w:rPr>
          <w:t>### 21.2 Severability</w:t>
        </w:r>
      </w:ins>
    </w:p>
    <w:p w14:paraId="6A370288" w14:textId="77777777" w:rsidR="00637087" w:rsidRPr="00637087" w:rsidRDefault="00637087" w:rsidP="00637087">
      <w:pPr>
        <w:pStyle w:val="PlainText"/>
        <w:rPr>
          <w:ins w:id="1253" w:author="Author" w:date="2026-01-23T09:53:00Z" w16du:dateUtc="2026-01-23T15:53:00Z"/>
          <w:rFonts w:ascii="Courier New" w:hAnsi="Courier New" w:cs="Courier New"/>
        </w:rPr>
      </w:pPr>
    </w:p>
    <w:p w14:paraId="5B68FEAF" w14:textId="77777777" w:rsidR="00637087" w:rsidRPr="00637087" w:rsidRDefault="00637087" w:rsidP="00637087">
      <w:pPr>
        <w:pStyle w:val="PlainText"/>
        <w:rPr>
          <w:ins w:id="1254" w:author="Author" w:date="2026-01-23T09:53:00Z" w16du:dateUtc="2026-01-23T15:53:00Z"/>
          <w:rFonts w:ascii="Courier New" w:hAnsi="Courier New" w:cs="Courier New"/>
        </w:rPr>
      </w:pPr>
      <w:ins w:id="1255" w:author="Author" w:date="2026-01-23T09:53:00Z" w16du:dateUtc="2026-01-23T15:53:00Z">
        <w:r w:rsidRPr="00637087">
          <w:rPr>
            <w:rFonts w:ascii="Courier New" w:hAnsi="Courier New" w:cs="Courier New"/>
          </w:rPr>
          <w:t>If any provision of these Terms is found to be invalid, illegal, or unenforceable, the remaining provisions shall continue in full force and effect. The invalid provision shall be modified to the minimum extent necessary to make it valid and enforceable.</w:t>
        </w:r>
      </w:ins>
    </w:p>
    <w:p w14:paraId="65FF7343" w14:textId="77777777" w:rsidR="00637087" w:rsidRPr="00637087" w:rsidRDefault="00637087" w:rsidP="00637087">
      <w:pPr>
        <w:pStyle w:val="PlainText"/>
        <w:rPr>
          <w:ins w:id="1256" w:author="Author" w:date="2026-01-23T09:53:00Z" w16du:dateUtc="2026-01-23T15:53:00Z"/>
          <w:rFonts w:ascii="Courier New" w:hAnsi="Courier New" w:cs="Courier New"/>
        </w:rPr>
      </w:pPr>
    </w:p>
    <w:p w14:paraId="13F5BC91" w14:textId="77777777" w:rsidR="00637087" w:rsidRPr="00637087" w:rsidRDefault="00637087" w:rsidP="00637087">
      <w:pPr>
        <w:pStyle w:val="PlainText"/>
        <w:rPr>
          <w:ins w:id="1257" w:author="Author" w:date="2026-01-23T09:53:00Z" w16du:dateUtc="2026-01-23T15:53:00Z"/>
          <w:rFonts w:ascii="Courier New" w:hAnsi="Courier New" w:cs="Courier New"/>
        </w:rPr>
      </w:pPr>
      <w:ins w:id="1258" w:author="Author" w:date="2026-01-23T09:53:00Z" w16du:dateUtc="2026-01-23T15:53:00Z">
        <w:r w:rsidRPr="00637087">
          <w:rPr>
            <w:rFonts w:ascii="Courier New" w:hAnsi="Courier New" w:cs="Courier New"/>
          </w:rPr>
          <w:t>### 21.3 Waiver</w:t>
        </w:r>
      </w:ins>
    </w:p>
    <w:p w14:paraId="554FB761" w14:textId="77777777" w:rsidR="00637087" w:rsidRPr="00637087" w:rsidRDefault="00637087" w:rsidP="00637087">
      <w:pPr>
        <w:pStyle w:val="PlainText"/>
        <w:rPr>
          <w:ins w:id="1259" w:author="Author" w:date="2026-01-23T09:53:00Z" w16du:dateUtc="2026-01-23T15:53:00Z"/>
          <w:rFonts w:ascii="Courier New" w:hAnsi="Courier New" w:cs="Courier New"/>
        </w:rPr>
      </w:pPr>
    </w:p>
    <w:p w14:paraId="747984F7" w14:textId="77777777" w:rsidR="00637087" w:rsidRPr="00637087" w:rsidRDefault="00637087" w:rsidP="00637087">
      <w:pPr>
        <w:pStyle w:val="PlainText"/>
        <w:rPr>
          <w:moveFrom w:id="1260" w:author="Author" w:date="2026-01-23T09:53:00Z" w16du:dateUtc="2026-01-23T15:53:00Z"/>
          <w:rFonts w:ascii="Courier New" w:hAnsi="Courier New" w:cs="Courier New"/>
        </w:rPr>
      </w:pPr>
      <w:ins w:id="1261" w:author="Author" w:date="2026-01-23T09:53:00Z" w16du:dateUtc="2026-01-23T15:53:00Z">
        <w:r w:rsidRPr="00637087">
          <w:rPr>
            <w:rFonts w:ascii="Courier New" w:hAnsi="Courier New" w:cs="Courier New"/>
          </w:rPr>
          <w:t>Our failure to enforce any right or provision of these Terms shall not constitute a waiver of</w:t>
        </w:r>
      </w:ins>
      <w:moveFromRangeStart w:id="1262" w:author="Author" w:date="2026-01-23T09:53:00Z" w:name="move220054441"/>
    </w:p>
    <w:p w14:paraId="0EAA5D93" w14:textId="77777777" w:rsidR="00710F67" w:rsidRPr="00710F67" w:rsidRDefault="00637087" w:rsidP="00710F67">
      <w:pPr>
        <w:pStyle w:val="PlainText"/>
        <w:rPr>
          <w:del w:id="1263" w:author="Author" w:date="2026-01-23T09:53:00Z" w16du:dateUtc="2026-01-23T15:53:00Z"/>
          <w:rFonts w:ascii="Courier New" w:hAnsi="Courier New" w:cs="Courier New"/>
        </w:rPr>
      </w:pPr>
      <w:moveFrom w:id="1264" w:author="Author" w:date="2026-01-23T09:53:00Z" w16du:dateUtc="2026-01-23T15:53:00Z">
        <w:r w:rsidRPr="00637087">
          <w:rPr>
            <w:rFonts w:ascii="Courier New" w:hAnsi="Courier New" w:cs="Courier New"/>
          </w:rPr>
          <w:t xml:space="preserve">By </w:t>
        </w:r>
      </w:moveFrom>
      <w:moveFromRangeEnd w:id="1262"/>
      <w:del w:id="1265" w:author="Author" w:date="2026-01-23T09:53:00Z" w16du:dateUtc="2026-01-23T15:53:00Z">
        <w:r w:rsidR="00710F67" w:rsidRPr="00710F67">
          <w:rPr>
            <w:rFonts w:ascii="Courier New" w:hAnsi="Courier New" w:cs="Courier New"/>
          </w:rPr>
          <w:delText>using this Service, you acknowledge that you have read, understood, and agree to be bound by these Terms of Service. If you do not agree, do not use this Service.</w:delText>
        </w:r>
      </w:del>
    </w:p>
    <w:p w14:paraId="6E3AE09F" w14:textId="38D48A79" w:rsidR="00637087" w:rsidRPr="00637087" w:rsidRDefault="00637087" w:rsidP="00637087">
      <w:pPr>
        <w:pStyle w:val="PlainText"/>
        <w:rPr>
          <w:rFonts w:ascii="Courier New" w:hAnsi="Courier New" w:cs="Courier New"/>
        </w:rPr>
      </w:pPr>
    </w:p>
    <w:sectPr w:rsidR="00637087" w:rsidRPr="00637087" w:rsidSect="0063708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Sabol">
    <w15:presenceInfo w15:providerId="Windows Live" w15:userId="08d8d12d7e6111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A4"/>
    <w:rsid w:val="00052485"/>
    <w:rsid w:val="00064EC8"/>
    <w:rsid w:val="001E2404"/>
    <w:rsid w:val="002F7D6A"/>
    <w:rsid w:val="003416EA"/>
    <w:rsid w:val="003609EC"/>
    <w:rsid w:val="003F595B"/>
    <w:rsid w:val="00414DA4"/>
    <w:rsid w:val="00637087"/>
    <w:rsid w:val="0067094E"/>
    <w:rsid w:val="006B4291"/>
    <w:rsid w:val="00710F67"/>
    <w:rsid w:val="00860563"/>
    <w:rsid w:val="00D00C20"/>
    <w:rsid w:val="00D4363D"/>
    <w:rsid w:val="00E24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5A4C"/>
  <w15:chartTrackingRefBased/>
  <w15:docId w15:val="{2567E1BB-DB13-4223-BCC7-3BB18BB5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9EC"/>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738E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738EF"/>
    <w:rPr>
      <w:rFonts w:ascii="Consolas" w:hAnsi="Consolas"/>
      <w:sz w:val="21"/>
      <w:szCs w:val="21"/>
    </w:rPr>
  </w:style>
  <w:style w:type="paragraph" w:styleId="Revision">
    <w:name w:val="Revision"/>
    <w:hidden/>
    <w:uiPriority w:val="99"/>
    <w:semiHidden/>
    <w:rsid w:val="00D00C20"/>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21</Pages>
  <Words>6144</Words>
  <Characters>35027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Sabol</dc:creator>
  <cp:keywords/>
  <dc:description/>
  <cp:lastModifiedBy>Stuart Sabol</cp:lastModifiedBy>
  <cp:revision>3</cp:revision>
  <dcterms:created xsi:type="dcterms:W3CDTF">2026-01-23T15:53:00Z</dcterms:created>
  <dcterms:modified xsi:type="dcterms:W3CDTF">2026-01-23T22:54:00Z</dcterms:modified>
</cp:coreProperties>
</file>